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0F1C" w14:textId="77777777" w:rsidR="00D1693B" w:rsidRPr="00D1693B" w:rsidRDefault="00D1693B" w:rsidP="00D1693B">
      <w:pPr>
        <w:rPr>
          <w:ins w:id="0" w:author="Avishai Barnoy" w:date="2026-06-18T22:12:00Z"/>
          <w:lang w:val="en-IL" w:bidi="he-IL"/>
        </w:rPr>
      </w:pPr>
      <w:ins w:id="1" w:author="Avishai Barnoy" w:date="2026-06-18T22:12:00Z">
        <w:r w:rsidRPr="00D1693B">
          <w:rPr>
            <w:i/>
            <w:iCs/>
            <w:lang w:val="en-IL" w:bidi="he-IL"/>
          </w:rPr>
          <w:t>Focus: MLOps, memory optimization, local prototyping, and constraint-driven engineering. The fact that it is a DNA model is secondary to the hardware limitations.</w:t>
        </w:r>
      </w:ins>
    </w:p>
    <w:p w14:paraId="5FFE514E" w14:textId="77777777" w:rsidR="00D1693B" w:rsidRPr="00D1693B" w:rsidRDefault="00D1693B" w:rsidP="00D1693B">
      <w:pPr>
        <w:rPr>
          <w:ins w:id="2" w:author="Avishai Barnoy" w:date="2026-06-18T22:12:00Z"/>
          <w:lang w:val="en-IL" w:bidi="he-IL"/>
        </w:rPr>
      </w:pPr>
      <w:ins w:id="3" w:author="Avishai Barnoy" w:date="2026-06-18T22:12:00Z">
        <w:r w:rsidRPr="00D1693B">
          <w:rPr>
            <w:b/>
            <w:bCs/>
            <w:lang w:val="en-IL" w:bidi="he-IL"/>
          </w:rPr>
          <w:t>Session Title:</w:t>
        </w:r>
        <w:r w:rsidRPr="00D1693B">
          <w:rPr>
            <w:lang w:val="en-IL" w:bidi="he-IL"/>
          </w:rPr>
          <w:t xml:space="preserve"> From FASTA to Transformer: Training a Language Model on an 8GB Laptop</w:t>
        </w:r>
      </w:ins>
    </w:p>
    <w:p w14:paraId="3A81F6A7" w14:textId="77777777" w:rsidR="00D1693B" w:rsidRPr="00D1693B" w:rsidRDefault="00D1693B" w:rsidP="00D1693B">
      <w:pPr>
        <w:rPr>
          <w:ins w:id="4" w:author="Avishai Barnoy" w:date="2026-06-18T22:12:00Z"/>
          <w:lang w:val="en-IL" w:bidi="he-IL"/>
        </w:rPr>
      </w:pPr>
      <w:ins w:id="5" w:author="Avishai Barnoy" w:date="2026-06-18T22:12:00Z">
        <w:r w:rsidRPr="00D1693B">
          <w:rPr>
            <w:b/>
            <w:bCs/>
            <w:lang w:val="en-IL" w:bidi="he-IL"/>
          </w:rPr>
          <w:t>Description:</w:t>
        </w:r>
        <w:r w:rsidRPr="00D1693B">
          <w:rPr>
            <w:lang w:val="en-IL" w:bidi="he-IL"/>
          </w:rPr>
          <w:t xml:space="preserve"> This talk breaks down the engineering decisions and optimizations required to build and train a sequence language model from scratch on an M2 MacBook with only 8 GB of memory. Rather than relying on cloud clusters, this project explores a strict engineering bottleneck: how far can you push transformer training when memory, not compute, is the absolute constraint?</w:t>
        </w:r>
      </w:ins>
    </w:p>
    <w:p w14:paraId="26E02BED" w14:textId="77777777" w:rsidR="00D1693B" w:rsidRPr="00D1693B" w:rsidRDefault="00D1693B" w:rsidP="00D1693B">
      <w:pPr>
        <w:rPr>
          <w:ins w:id="6" w:author="Avishai Barnoy" w:date="2026-06-18T22:12:00Z"/>
          <w:lang w:val="en-IL" w:bidi="he-IL"/>
        </w:rPr>
      </w:pPr>
      <w:ins w:id="7" w:author="Avishai Barnoy" w:date="2026-06-18T22:12:00Z">
        <w:r w:rsidRPr="00D1693B">
          <w:rPr>
            <w:lang w:val="en-IL" w:bidi="he-IL"/>
          </w:rPr>
          <w:t>I will discuss the core pipeline adjustments needed to work around these hardware limitations, including low-footprint dataset preparation and memory-efficient tokenization. The talk covers the failure modes encountered under severe constraints—such as engineering the explicit halting conditions needed to stop the model from looping indefinitely—and how these limits forced an unexpected architectural shift from a single model to a micro-ecosystem of smaller, specialized networks that generate, critique, and guide each other.</w:t>
        </w:r>
      </w:ins>
    </w:p>
    <w:p w14:paraId="0101F2FA" w14:textId="77777777" w:rsidR="00D1693B" w:rsidRPr="00D1693B" w:rsidRDefault="00D1693B" w:rsidP="00D1693B">
      <w:pPr>
        <w:rPr>
          <w:ins w:id="8" w:author="Avishai Barnoy" w:date="2026-06-18T22:12:00Z"/>
          <w:lang w:val="en-IL" w:bidi="he-IL"/>
        </w:rPr>
      </w:pPr>
      <w:ins w:id="9" w:author="Avishai Barnoy" w:date="2026-06-18T22:12:00Z">
        <w:r w:rsidRPr="00D1693B">
          <w:rPr>
            <w:lang w:val="en-IL" w:bidi="he-IL"/>
          </w:rPr>
          <w:t>This session provides a practical framework for local model prototyping, demonstrating which consumer-hardware optimizations actually move the needle and why constraint-driven development is a powerful way to master modern AI mechanics.</w:t>
        </w:r>
      </w:ins>
    </w:p>
    <w:p w14:paraId="23EC12EB" w14:textId="77777777" w:rsidR="00D1693B" w:rsidRDefault="00D1693B" w:rsidP="00D1693B">
      <w:pPr>
        <w:rPr>
          <w:ins w:id="10" w:author="Avishai Barnoy" w:date="2026-06-18T22:12:00Z" w16du:dateUtc="2026-06-18T19:12:00Z"/>
          <w:lang w:bidi="he-IL"/>
        </w:rPr>
      </w:pPr>
    </w:p>
    <w:p w14:paraId="28C9C8A3" w14:textId="77777777" w:rsidR="00D1693B" w:rsidRPr="00D1693B" w:rsidRDefault="00D1693B" w:rsidP="00D1693B">
      <w:pPr>
        <w:rPr>
          <w:ins w:id="11" w:author="Avishai Barnoy" w:date="2026-06-18T22:12:00Z"/>
          <w:lang w:val="en-IL" w:bidi="he-IL"/>
        </w:rPr>
      </w:pPr>
      <w:ins w:id="12" w:author="Avishai Barnoy" w:date="2026-06-18T22:12:00Z">
        <w:r w:rsidRPr="00D1693B">
          <w:rPr>
            <w:i/>
            <w:iCs/>
            <w:lang w:val="en-IL" w:bidi="he-IL"/>
          </w:rPr>
          <w:t>Focus: Data Science, bioinformatics, domain-specific architectures, and adapting text-based NLP machinery to non-textual data structures (DNA).</w:t>
        </w:r>
      </w:ins>
    </w:p>
    <w:p w14:paraId="6022E4A3" w14:textId="77777777" w:rsidR="00D1693B" w:rsidRPr="00D1693B" w:rsidRDefault="00D1693B" w:rsidP="00D1693B">
      <w:pPr>
        <w:rPr>
          <w:ins w:id="13" w:author="Avishai Barnoy" w:date="2026-06-18T22:12:00Z"/>
          <w:lang w:val="en-IL" w:bidi="he-IL"/>
        </w:rPr>
      </w:pPr>
      <w:ins w:id="14" w:author="Avishai Barnoy" w:date="2026-06-18T22:12:00Z">
        <w:r w:rsidRPr="00D1693B">
          <w:rPr>
            <w:b/>
            <w:bCs/>
            <w:lang w:val="en-IL" w:bidi="he-IL"/>
          </w:rPr>
          <w:t>Session Title:</w:t>
        </w:r>
        <w:r w:rsidRPr="00D1693B">
          <w:rPr>
            <w:lang w:val="en-IL" w:bidi="he-IL"/>
          </w:rPr>
          <w:t xml:space="preserve"> Genomes as Text: Building a Domain-Specific Language Model for DNA</w:t>
        </w:r>
      </w:ins>
    </w:p>
    <w:p w14:paraId="35AA2FBC" w14:textId="77777777" w:rsidR="00D1693B" w:rsidRPr="00D1693B" w:rsidRDefault="00D1693B" w:rsidP="00D1693B">
      <w:pPr>
        <w:rPr>
          <w:ins w:id="15" w:author="Avishai Barnoy" w:date="2026-06-18T22:12:00Z"/>
          <w:lang w:val="en-IL" w:bidi="he-IL"/>
        </w:rPr>
      </w:pPr>
      <w:ins w:id="16" w:author="Avishai Barnoy" w:date="2026-06-18T22:12:00Z">
        <w:r w:rsidRPr="00D1693B">
          <w:rPr>
            <w:b/>
            <w:bCs/>
            <w:lang w:val="en-IL" w:bidi="he-IL"/>
          </w:rPr>
          <w:t>Description:</w:t>
        </w:r>
        <w:r w:rsidRPr="00D1693B">
          <w:rPr>
            <w:lang w:val="en-IL" w:bidi="he-IL"/>
          </w:rPr>
          <w:t xml:space="preserve"> Natural Language Processing tools are optimized for human grammar, but how do they translate to the structural rules of biological sequences? This talk covers the development of a domain-specific transformer trained from scratch to process DNA sequence data instead of text.</w:t>
        </w:r>
      </w:ins>
    </w:p>
    <w:p w14:paraId="5CF61610" w14:textId="77777777" w:rsidR="00D1693B" w:rsidRPr="00D1693B" w:rsidRDefault="00D1693B" w:rsidP="00D1693B">
      <w:pPr>
        <w:rPr>
          <w:ins w:id="17" w:author="Avishai Barnoy" w:date="2026-06-18T22:12:00Z"/>
          <w:lang w:val="en-IL" w:bidi="he-IL"/>
        </w:rPr>
      </w:pPr>
      <w:ins w:id="18" w:author="Avishai Barnoy" w:date="2026-06-18T22:12:00Z">
        <w:r w:rsidRPr="00D1693B">
          <w:rPr>
            <w:lang w:val="en-IL" w:bidi="he-IL"/>
          </w:rPr>
          <w:t>We will explore the unique challenges of adapting NLP machinery to genomics, focusing on DNA representation, tokenization strategies for nucleotide bases, and handling data preparation without standard semantic anchors. The talk highlights how biological realism interacts with model architecture, including the specific failure modes of treating genetic code as language—such as the structural fixes required to teach a biological sequence model how to correctly terminate a generation. Finally, we will look at how this domain shift led to an ecosystem of specialized networks that generate, critique, and guide sequence production.</w:t>
        </w:r>
      </w:ins>
    </w:p>
    <w:p w14:paraId="67B94AB0" w14:textId="77777777" w:rsidR="00D1693B" w:rsidRPr="00D1693B" w:rsidRDefault="00D1693B" w:rsidP="00D1693B">
      <w:pPr>
        <w:rPr>
          <w:ins w:id="19" w:author="Avishai Barnoy" w:date="2026-06-18T22:12:00Z"/>
          <w:lang w:val="en-IL" w:bidi="he-IL"/>
        </w:rPr>
      </w:pPr>
      <w:ins w:id="20" w:author="Avishai Barnoy" w:date="2026-06-18T22:12:00Z">
        <w:r w:rsidRPr="00D1693B">
          <w:rPr>
            <w:lang w:val="en-IL" w:bidi="he-IL"/>
          </w:rPr>
          <w:lastRenderedPageBreak/>
          <w:t>Attendees will leave with a clear understanding of the architectural and tokenization trade-offs required to adapt language models to non-linguistic, domain-specific scientific datasets.</w:t>
        </w:r>
      </w:ins>
    </w:p>
    <w:p w14:paraId="1F6121E2" w14:textId="77777777" w:rsidR="00D1693B" w:rsidRDefault="00D1693B" w:rsidP="00D1693B">
      <w:pPr>
        <w:rPr>
          <w:ins w:id="21" w:author="Avishai Barnoy" w:date="2026-06-18T22:11:00Z" w16du:dateUtc="2026-06-18T19:11:00Z"/>
          <w:lang w:bidi="he-IL"/>
        </w:rPr>
        <w:pPrChange w:id="22" w:author="Avishai Barnoy" w:date="2026-06-18T22:11:00Z" w16du:dateUtc="2026-06-18T19:11:00Z">
          <w:pPr>
            <w:pStyle w:val="Heading2"/>
          </w:pPr>
        </w:pPrChange>
      </w:pPr>
    </w:p>
    <w:p w14:paraId="4DAF1DBC" w14:textId="47C32194" w:rsidR="0022109F" w:rsidRPr="00775EDD" w:rsidRDefault="0022109F" w:rsidP="0022109F">
      <w:pPr>
        <w:pStyle w:val="Heading2"/>
        <w:rPr>
          <w:rFonts w:ascii="Calibri" w:hAnsi="Calibri" w:cs="Calibri"/>
          <w:lang w:bidi="he-IL"/>
        </w:rPr>
      </w:pPr>
      <w:r w:rsidRPr="00775EDD">
        <w:rPr>
          <w:rFonts w:ascii="Calibri" w:hAnsi="Calibri" w:cs="Calibri"/>
          <w:lang w:bidi="he-IL"/>
        </w:rPr>
        <w:t xml:space="preserve">Proposal 4: </w:t>
      </w:r>
      <w:proofErr w:type="spellStart"/>
      <w:r w:rsidRPr="00775EDD">
        <w:rPr>
          <w:rFonts w:ascii="Calibri" w:hAnsi="Calibri" w:cs="Calibri"/>
          <w:lang w:bidi="he-IL"/>
        </w:rPr>
        <w:t>MLOps</w:t>
      </w:r>
      <w:proofErr w:type="spellEnd"/>
      <w:r w:rsidRPr="00775EDD">
        <w:rPr>
          <w:rFonts w:ascii="Calibri" w:hAnsi="Calibri" w:cs="Calibri"/>
          <w:lang w:bidi="he-IL"/>
        </w:rPr>
        <w:t xml:space="preserve"> / Practical ML (Case Study)</w:t>
      </w:r>
    </w:p>
    <w:p w14:paraId="70968DF1" w14:textId="3BAD15F7" w:rsidR="00845E97" w:rsidRPr="00401D1A" w:rsidRDefault="0022109F" w:rsidP="00401D1A">
      <w:pPr>
        <w:pStyle w:val="ListParagraph"/>
        <w:numPr>
          <w:ilvl w:val="0"/>
          <w:numId w:val="2"/>
        </w:numPr>
        <w:jc w:val="both"/>
        <w:rPr>
          <w:rFonts w:ascii="Calibri" w:hAnsi="Calibri" w:cs="Calibri"/>
          <w:lang w:bidi="he-IL"/>
        </w:rPr>
      </w:pPr>
      <w:r w:rsidRPr="00401D1A">
        <w:rPr>
          <w:rFonts w:ascii="Calibri" w:hAnsi="Calibri" w:cs="Calibri"/>
          <w:b/>
          <w:bCs/>
          <w:lang w:bidi="he-IL"/>
        </w:rPr>
        <w:t>Session Title:</w:t>
      </w:r>
      <w:r w:rsidR="00483442" w:rsidRPr="00401D1A">
        <w:rPr>
          <w:rFonts w:ascii="Calibri" w:hAnsi="Calibri" w:cs="Calibri"/>
          <w:b/>
          <w:bCs/>
          <w:lang w:bidi="he-IL"/>
        </w:rPr>
        <w:t xml:space="preserve"> </w:t>
      </w:r>
      <w:r w:rsidR="00483442" w:rsidRPr="00401D1A">
        <w:rPr>
          <w:rFonts w:ascii="Calibri" w:hAnsi="Calibri" w:cs="Calibri"/>
          <w:lang w:bidi="he-IL"/>
        </w:rPr>
        <w:t>From FASTA to Transformer: How I Trained a DNA Language Model on Cheap Laptop</w:t>
      </w:r>
    </w:p>
    <w:p w14:paraId="591F7C5B" w14:textId="32BC29F8" w:rsidR="00845E97" w:rsidRPr="00401D1A" w:rsidRDefault="0022109F" w:rsidP="00401D1A">
      <w:pPr>
        <w:pStyle w:val="ListParagraph"/>
        <w:numPr>
          <w:ilvl w:val="0"/>
          <w:numId w:val="2"/>
        </w:numPr>
        <w:jc w:val="both"/>
        <w:rPr>
          <w:rFonts w:ascii="Calibri" w:hAnsi="Calibri" w:cs="Calibri"/>
          <w:lang w:bidi="he-IL"/>
        </w:rPr>
      </w:pPr>
      <w:r w:rsidRPr="00401D1A">
        <w:rPr>
          <w:rFonts w:ascii="Calibri" w:hAnsi="Calibri" w:cs="Calibri"/>
          <w:b/>
          <w:bCs/>
          <w:lang w:bidi="he-IL"/>
        </w:rPr>
        <w:t>Domain:</w:t>
      </w:r>
      <w:r w:rsidRPr="00401D1A">
        <w:rPr>
          <w:rFonts w:ascii="Calibri" w:hAnsi="Calibri" w:cs="Calibri"/>
          <w:lang w:bidi="he-IL"/>
        </w:rPr>
        <w:t xml:space="preserve"> </w:t>
      </w:r>
      <w:proofErr w:type="spellStart"/>
      <w:r w:rsidRPr="00401D1A">
        <w:rPr>
          <w:rFonts w:ascii="Calibri" w:hAnsi="Calibri" w:cs="Calibri"/>
          <w:lang w:bidi="he-IL"/>
        </w:rPr>
        <w:t>MLOps</w:t>
      </w:r>
      <w:proofErr w:type="spellEnd"/>
      <w:r w:rsidRPr="00401D1A">
        <w:rPr>
          <w:rFonts w:ascii="Calibri" w:hAnsi="Calibri" w:cs="Calibri"/>
          <w:lang w:bidi="he-IL"/>
        </w:rPr>
        <w:t xml:space="preserve"> / Practical ML (or Data Science / ML)</w:t>
      </w:r>
    </w:p>
    <w:p w14:paraId="59F43847" w14:textId="3E537B91" w:rsidR="00845E97" w:rsidRPr="00401D1A" w:rsidRDefault="0022109F" w:rsidP="00401D1A">
      <w:pPr>
        <w:pStyle w:val="ListParagraph"/>
        <w:numPr>
          <w:ilvl w:val="0"/>
          <w:numId w:val="2"/>
        </w:numPr>
        <w:jc w:val="both"/>
        <w:rPr>
          <w:rFonts w:ascii="Calibri" w:hAnsi="Calibri" w:cs="Calibri"/>
          <w:lang w:bidi="he-IL"/>
        </w:rPr>
      </w:pPr>
      <w:r w:rsidRPr="00401D1A">
        <w:rPr>
          <w:rFonts w:ascii="Calibri" w:hAnsi="Calibri" w:cs="Calibri"/>
          <w:b/>
          <w:bCs/>
          <w:lang w:bidi="he-IL"/>
        </w:rPr>
        <w:t>Level:</w:t>
      </w:r>
      <w:r w:rsidRPr="00401D1A">
        <w:rPr>
          <w:rFonts w:ascii="Calibri" w:hAnsi="Calibri" w:cs="Calibri"/>
          <w:lang w:bidi="he-IL"/>
        </w:rPr>
        <w:t xml:space="preserve"> Beginner / Intermediate</w:t>
      </w:r>
    </w:p>
    <w:p w14:paraId="7EF60BAB" w14:textId="6FFA2580" w:rsidR="00845E97" w:rsidRPr="00401D1A" w:rsidRDefault="0022109F" w:rsidP="00401D1A">
      <w:pPr>
        <w:pStyle w:val="ListParagraph"/>
        <w:numPr>
          <w:ilvl w:val="0"/>
          <w:numId w:val="2"/>
        </w:numPr>
        <w:jc w:val="both"/>
        <w:rPr>
          <w:rFonts w:ascii="Calibri" w:hAnsi="Calibri" w:cs="Calibri"/>
          <w:lang w:bidi="he-IL"/>
        </w:rPr>
      </w:pPr>
      <w:r w:rsidRPr="00401D1A">
        <w:rPr>
          <w:rFonts w:ascii="Calibri" w:hAnsi="Calibri" w:cs="Calibri"/>
          <w:b/>
          <w:bCs/>
          <w:lang w:bidi="he-IL"/>
        </w:rPr>
        <w:t>Talk Format:</w:t>
      </w:r>
      <w:r w:rsidRPr="00401D1A">
        <w:rPr>
          <w:rFonts w:ascii="Calibri" w:hAnsi="Calibri" w:cs="Calibri"/>
          <w:lang w:bidi="he-IL"/>
        </w:rPr>
        <w:t xml:space="preserve"> </w:t>
      </w:r>
      <w:r w:rsidR="001C7AFD" w:rsidRPr="00401D1A">
        <w:rPr>
          <w:rFonts w:ascii="Calibri" w:hAnsi="Calibri" w:cs="Calibri"/>
          <w:lang w:bidi="he-IL"/>
        </w:rPr>
        <w:t>15</w:t>
      </w:r>
      <w:r w:rsidRPr="00401D1A">
        <w:rPr>
          <w:rFonts w:ascii="Calibri" w:hAnsi="Calibri" w:cs="Calibri"/>
          <w:lang w:bidi="he-IL"/>
        </w:rPr>
        <w:t>-minute</w:t>
      </w:r>
      <w:r w:rsidR="00617FB5" w:rsidRPr="00401D1A">
        <w:rPr>
          <w:rFonts w:ascii="Calibri" w:hAnsi="Calibri" w:cs="Calibri"/>
          <w:lang w:bidi="he-IL"/>
        </w:rPr>
        <w:t xml:space="preserve"> / 30-minute</w:t>
      </w:r>
      <w:r w:rsidRPr="00401D1A">
        <w:rPr>
          <w:rFonts w:ascii="Calibri" w:hAnsi="Calibri" w:cs="Calibri"/>
          <w:lang w:bidi="he-IL"/>
        </w:rPr>
        <w:t xml:space="preserve"> Talk</w:t>
      </w:r>
    </w:p>
    <w:p w14:paraId="418B4805" w14:textId="6A7D961C" w:rsidR="0092248D" w:rsidRPr="00401D1A" w:rsidRDefault="0022109F" w:rsidP="00401D1A">
      <w:pPr>
        <w:pStyle w:val="ListParagraph"/>
        <w:numPr>
          <w:ilvl w:val="0"/>
          <w:numId w:val="2"/>
        </w:numPr>
        <w:jc w:val="both"/>
        <w:rPr>
          <w:rFonts w:ascii="Calibri" w:hAnsi="Calibri" w:cs="Calibri"/>
          <w:b/>
          <w:bCs/>
          <w:lang w:bidi="he-IL"/>
        </w:rPr>
      </w:pPr>
      <w:r w:rsidRPr="00401D1A">
        <w:rPr>
          <w:rFonts w:ascii="Calibri" w:hAnsi="Calibri" w:cs="Calibri"/>
          <w:b/>
          <w:bCs/>
          <w:lang w:bidi="he-IL"/>
        </w:rPr>
        <w:t>Description (Abstract):</w:t>
      </w:r>
    </w:p>
    <w:p w14:paraId="1756CA80" w14:textId="28342B8A" w:rsidR="005F2667" w:rsidRPr="005F2667" w:rsidRDefault="00017AE9" w:rsidP="00017AE9">
      <w:pPr>
        <w:jc w:val="both"/>
        <w:rPr>
          <w:rFonts w:ascii="Calibri" w:hAnsi="Calibri" w:cs="Calibri"/>
          <w:lang w:val="en-IL" w:bidi="he-IL"/>
        </w:rPr>
      </w:pPr>
      <w:r>
        <w:rPr>
          <w:rFonts w:ascii="Calibri" w:hAnsi="Calibri" w:cs="Calibri"/>
          <w:lang w:val="en-IL" w:bidi="he-IL"/>
        </w:rPr>
        <w:t xml:space="preserve">When you think of language models </w:t>
      </w:r>
      <w:r w:rsidR="00000A0D">
        <w:rPr>
          <w:rFonts w:ascii="Calibri" w:hAnsi="Calibri" w:cs="Calibri"/>
          <w:lang w:val="en-IL" w:bidi="he-IL"/>
        </w:rPr>
        <w:t xml:space="preserve">what comes to mind are </w:t>
      </w:r>
      <w:r>
        <w:rPr>
          <w:rFonts w:ascii="Calibri" w:hAnsi="Calibri" w:cs="Calibri"/>
          <w:lang w:val="en-IL" w:bidi="he-IL"/>
        </w:rPr>
        <w:t xml:space="preserve">massive GPU clusters, and companies like OpenAI, Antropic and Nvidia. But what if I tried to train a </w:t>
      </w:r>
      <w:r w:rsidR="006F3720">
        <w:rPr>
          <w:rFonts w:ascii="Calibri" w:hAnsi="Calibri" w:cs="Calibri"/>
          <w:lang w:val="en-IL" w:bidi="he-IL"/>
        </w:rPr>
        <w:t xml:space="preserve">domain-specific </w:t>
      </w:r>
      <w:r>
        <w:rPr>
          <w:rFonts w:ascii="Calibri" w:hAnsi="Calibri" w:cs="Calibri"/>
          <w:lang w:val="en-IL" w:bidi="he-IL"/>
        </w:rPr>
        <w:t>model on my own PC?</w:t>
      </w:r>
    </w:p>
    <w:p w14:paraId="77A34C71" w14:textId="7BC7FD09" w:rsidR="005F2667" w:rsidRPr="005F2667" w:rsidRDefault="005F2667" w:rsidP="004B2BA6">
      <w:pPr>
        <w:jc w:val="both"/>
        <w:rPr>
          <w:rFonts w:ascii="Calibri" w:hAnsi="Calibri" w:cs="Calibri"/>
          <w:lang w:val="en-IL" w:bidi="he-IL"/>
        </w:rPr>
      </w:pPr>
      <w:r w:rsidRPr="005F2667">
        <w:rPr>
          <w:rFonts w:ascii="Calibri" w:hAnsi="Calibri" w:cs="Calibri"/>
          <w:lang w:val="en-IL" w:bidi="he-IL"/>
        </w:rPr>
        <w:t xml:space="preserve">In this talk, I will </w:t>
      </w:r>
      <w:r w:rsidR="008F5B12">
        <w:rPr>
          <w:rFonts w:ascii="Calibri" w:hAnsi="Calibri" w:cs="Calibri"/>
          <w:lang w:val="en-IL" w:bidi="he-IL"/>
        </w:rPr>
        <w:t xml:space="preserve">show </w:t>
      </w:r>
      <w:r w:rsidR="00CB28E3">
        <w:rPr>
          <w:rFonts w:ascii="Calibri" w:hAnsi="Calibri" w:cs="Calibri"/>
          <w:lang w:val="en-IL" w:bidi="he-IL"/>
        </w:rPr>
        <w:t>how I</w:t>
      </w:r>
      <w:r w:rsidR="00ED3EFD">
        <w:rPr>
          <w:rFonts w:ascii="Calibri" w:hAnsi="Calibri" w:cs="Calibri"/>
          <w:lang w:val="en-IL" w:bidi="he-IL"/>
        </w:rPr>
        <w:t xml:space="preserve"> </w:t>
      </w:r>
      <w:r w:rsidRPr="005F2667">
        <w:rPr>
          <w:rFonts w:ascii="Calibri" w:hAnsi="Calibri" w:cs="Calibri"/>
          <w:lang w:val="en-IL" w:bidi="he-IL"/>
        </w:rPr>
        <w:t>buil</w:t>
      </w:r>
      <w:r w:rsidR="00CB28E3">
        <w:rPr>
          <w:rFonts w:ascii="Calibri" w:hAnsi="Calibri" w:cs="Calibri"/>
          <w:lang w:val="en-IL" w:bidi="he-IL"/>
        </w:rPr>
        <w:t>t</w:t>
      </w:r>
      <w:r w:rsidRPr="005F2667">
        <w:rPr>
          <w:rFonts w:ascii="Calibri" w:hAnsi="Calibri" w:cs="Calibri"/>
          <w:lang w:val="en-IL" w:bidi="he-IL"/>
        </w:rPr>
        <w:t xml:space="preserve"> and train</w:t>
      </w:r>
      <w:r w:rsidR="00CB28E3">
        <w:rPr>
          <w:rFonts w:ascii="Calibri" w:hAnsi="Calibri" w:cs="Calibri"/>
          <w:lang w:val="en-IL" w:bidi="he-IL"/>
        </w:rPr>
        <w:t>ed</w:t>
      </w:r>
      <w:r w:rsidR="00ED3EFD">
        <w:rPr>
          <w:rFonts w:ascii="Calibri" w:hAnsi="Calibri" w:cs="Calibri"/>
          <w:lang w:val="en-IL" w:bidi="he-IL"/>
        </w:rPr>
        <w:t xml:space="preserve"> </w:t>
      </w:r>
      <w:r w:rsidRPr="005F2667">
        <w:rPr>
          <w:rFonts w:ascii="Calibri" w:hAnsi="Calibri" w:cs="Calibri"/>
          <w:lang w:val="en-IL" w:bidi="he-IL"/>
        </w:rPr>
        <w:t xml:space="preserve">a DNA language model from scratch on an M2 MacBook with only 8 GB of memory. Rather than </w:t>
      </w:r>
      <w:r w:rsidR="008F5B12">
        <w:rPr>
          <w:rFonts w:ascii="Calibri" w:hAnsi="Calibri" w:cs="Calibri"/>
          <w:lang w:val="en-IL" w:bidi="he-IL"/>
        </w:rPr>
        <w:t>competing</w:t>
      </w:r>
      <w:r w:rsidR="008F5B12" w:rsidRPr="005F2667">
        <w:rPr>
          <w:rFonts w:ascii="Calibri" w:hAnsi="Calibri" w:cs="Calibri"/>
          <w:lang w:val="en-IL" w:bidi="he-IL"/>
        </w:rPr>
        <w:t xml:space="preserve"> </w:t>
      </w:r>
      <w:r w:rsidR="008F5B12">
        <w:rPr>
          <w:rFonts w:ascii="Calibri" w:hAnsi="Calibri" w:cs="Calibri"/>
          <w:lang w:val="en-IL" w:bidi="he-IL"/>
        </w:rPr>
        <w:t xml:space="preserve">with </w:t>
      </w:r>
      <w:r w:rsidRPr="005F2667">
        <w:rPr>
          <w:rFonts w:ascii="Calibri" w:hAnsi="Calibri" w:cs="Calibri"/>
          <w:lang w:val="en-IL" w:bidi="he-IL"/>
        </w:rPr>
        <w:t xml:space="preserve">state-of-the-art </w:t>
      </w:r>
      <w:r w:rsidR="008F5B12">
        <w:rPr>
          <w:rFonts w:ascii="Calibri" w:hAnsi="Calibri" w:cs="Calibri"/>
          <w:lang w:val="en-IL" w:bidi="he-IL"/>
        </w:rPr>
        <w:t>models</w:t>
      </w:r>
      <w:r w:rsidRPr="005F2667">
        <w:rPr>
          <w:rFonts w:ascii="Calibri" w:hAnsi="Calibri" w:cs="Calibri"/>
          <w:lang w:val="en-IL" w:bidi="he-IL"/>
        </w:rPr>
        <w:t xml:space="preserve">, I </w:t>
      </w:r>
      <w:r w:rsidR="00976E2D">
        <w:rPr>
          <w:rFonts w:ascii="Calibri" w:hAnsi="Calibri" w:cs="Calibri"/>
          <w:lang w:val="en-IL" w:bidi="he-IL"/>
        </w:rPr>
        <w:t xml:space="preserve">asked </w:t>
      </w:r>
      <w:r w:rsidRPr="005F2667">
        <w:rPr>
          <w:rFonts w:ascii="Calibri" w:hAnsi="Calibri" w:cs="Calibri"/>
          <w:lang w:val="en-IL" w:bidi="he-IL"/>
        </w:rPr>
        <w:t xml:space="preserve">a different question: how far can </w:t>
      </w:r>
      <w:r w:rsidR="00B70C1E">
        <w:rPr>
          <w:rFonts w:ascii="Calibri" w:hAnsi="Calibri" w:cs="Calibri"/>
          <w:lang w:val="en-IL" w:bidi="he-IL"/>
        </w:rPr>
        <w:t>I push</w:t>
      </w:r>
      <w:r w:rsidRPr="005F2667">
        <w:rPr>
          <w:rFonts w:ascii="Calibri" w:hAnsi="Calibri" w:cs="Calibri"/>
          <w:lang w:val="en-IL" w:bidi="he-IL"/>
        </w:rPr>
        <w:t xml:space="preserve"> </w:t>
      </w:r>
      <w:r w:rsidR="004B2BA6">
        <w:rPr>
          <w:rFonts w:ascii="Calibri" w:hAnsi="Calibri" w:cs="Calibri"/>
          <w:lang w:val="en-IL" w:bidi="he-IL"/>
        </w:rPr>
        <w:t>a language model when memory, not compute, is the main constraint?</w:t>
      </w:r>
      <w:r w:rsidR="00F86352">
        <w:rPr>
          <w:rFonts w:ascii="Calibri" w:hAnsi="Calibri" w:cs="Calibri"/>
          <w:lang w:val="en-IL" w:bidi="he-IL"/>
        </w:rPr>
        <w:t xml:space="preserve"> And what can I learn </w:t>
      </w:r>
      <w:r w:rsidR="00FB6D7C">
        <w:rPr>
          <w:rFonts w:ascii="Calibri" w:hAnsi="Calibri" w:cs="Calibri"/>
          <w:lang w:val="en-IL" w:bidi="he-IL"/>
        </w:rPr>
        <w:t>along</w:t>
      </w:r>
      <w:r w:rsidR="00F86352">
        <w:rPr>
          <w:rFonts w:ascii="Calibri" w:hAnsi="Calibri" w:cs="Calibri"/>
          <w:lang w:val="en-IL" w:bidi="he-IL"/>
        </w:rPr>
        <w:t xml:space="preserve"> the way.</w:t>
      </w:r>
    </w:p>
    <w:p w14:paraId="4EB870E1" w14:textId="1860EA3A" w:rsidR="0066440E" w:rsidRDefault="00DB5AF1" w:rsidP="00CA5AA7">
      <w:pPr>
        <w:jc w:val="both"/>
        <w:rPr>
          <w:rFonts w:ascii="Calibri" w:hAnsi="Calibri" w:cs="Calibri"/>
          <w:lang w:bidi="he-IL"/>
        </w:rPr>
      </w:pPr>
      <w:r>
        <w:rPr>
          <w:rFonts w:ascii="Calibri" w:hAnsi="Calibri" w:cs="Calibri"/>
          <w:lang w:val="en-IL" w:bidi="he-IL"/>
        </w:rPr>
        <w:t xml:space="preserve">I will </w:t>
      </w:r>
      <w:r w:rsidR="00042F48">
        <w:rPr>
          <w:rFonts w:ascii="Calibri" w:hAnsi="Calibri" w:cs="Calibri"/>
          <w:lang w:val="en-IL" w:bidi="he-IL"/>
        </w:rPr>
        <w:t>discuss</w:t>
      </w:r>
      <w:r w:rsidR="008A1187">
        <w:rPr>
          <w:rFonts w:ascii="Calibri" w:hAnsi="Calibri" w:cs="Calibri"/>
          <w:lang w:val="en-IL" w:bidi="he-IL"/>
        </w:rPr>
        <w:t xml:space="preserve"> </w:t>
      </w:r>
      <w:r w:rsidR="005F2667" w:rsidRPr="005F2667">
        <w:rPr>
          <w:rFonts w:ascii="Calibri" w:hAnsi="Calibri" w:cs="Calibri"/>
          <w:lang w:val="en-IL" w:bidi="he-IL"/>
        </w:rPr>
        <w:t xml:space="preserve">design decisions </w:t>
      </w:r>
      <w:r w:rsidR="000C3262">
        <w:rPr>
          <w:rFonts w:ascii="Calibri" w:hAnsi="Calibri" w:cs="Calibri"/>
          <w:lang w:val="en-IL" w:bidi="he-IL"/>
        </w:rPr>
        <w:t xml:space="preserve">for </w:t>
      </w:r>
      <w:r w:rsidR="005F2667" w:rsidRPr="005F2667">
        <w:rPr>
          <w:rFonts w:ascii="Calibri" w:hAnsi="Calibri" w:cs="Calibri"/>
          <w:lang w:val="en-IL" w:bidi="he-IL"/>
        </w:rPr>
        <w:t>the project</w:t>
      </w:r>
      <w:r w:rsidR="000C3262">
        <w:rPr>
          <w:rFonts w:ascii="Calibri" w:hAnsi="Calibri" w:cs="Calibri"/>
          <w:lang w:val="en-IL" w:bidi="he-IL"/>
        </w:rPr>
        <w:t xml:space="preserve"> structure</w:t>
      </w:r>
      <w:r w:rsidR="005F2667" w:rsidRPr="005F2667">
        <w:rPr>
          <w:rFonts w:ascii="Calibri" w:hAnsi="Calibri" w:cs="Calibri"/>
          <w:lang w:val="en-IL" w:bidi="he-IL"/>
        </w:rPr>
        <w:t>, DNA tokenization</w:t>
      </w:r>
      <w:r w:rsidR="004A4A20">
        <w:rPr>
          <w:rFonts w:ascii="Calibri" w:hAnsi="Calibri" w:cs="Calibri"/>
          <w:lang w:val="en-IL" w:bidi="he-IL"/>
        </w:rPr>
        <w:t xml:space="preserve"> and</w:t>
      </w:r>
      <w:r w:rsidR="005F2667" w:rsidRPr="005F2667">
        <w:rPr>
          <w:rFonts w:ascii="Calibri" w:hAnsi="Calibri" w:cs="Calibri"/>
          <w:lang w:val="en-IL" w:bidi="he-IL"/>
        </w:rPr>
        <w:t xml:space="preserve"> </w:t>
      </w:r>
      <w:r w:rsidR="00704821" w:rsidRPr="005F2667">
        <w:rPr>
          <w:rFonts w:ascii="Calibri" w:hAnsi="Calibri" w:cs="Calibri"/>
          <w:lang w:val="en-IL" w:bidi="he-IL"/>
        </w:rPr>
        <w:t>dataset preparation</w:t>
      </w:r>
      <w:r w:rsidR="00704821">
        <w:rPr>
          <w:rFonts w:ascii="Calibri" w:hAnsi="Calibri" w:cs="Calibri"/>
          <w:lang w:val="en-IL" w:bidi="he-IL"/>
        </w:rPr>
        <w:t xml:space="preserve">, </w:t>
      </w:r>
      <w:r w:rsidR="000456BD">
        <w:rPr>
          <w:rFonts w:ascii="Calibri" w:hAnsi="Calibri" w:cs="Calibri"/>
          <w:lang w:val="en-IL" w:bidi="he-IL"/>
        </w:rPr>
        <w:t>working around memory limits</w:t>
      </w:r>
      <w:r w:rsidR="005F2667" w:rsidRPr="005F2667">
        <w:rPr>
          <w:rFonts w:ascii="Calibri" w:hAnsi="Calibri" w:cs="Calibri"/>
          <w:lang w:val="en-IL" w:bidi="he-IL"/>
        </w:rPr>
        <w:t>, evaluation methods</w:t>
      </w:r>
      <w:r w:rsidR="00840CD8">
        <w:rPr>
          <w:rFonts w:ascii="Calibri" w:hAnsi="Calibri" w:cs="Calibri"/>
          <w:lang w:val="en-IL" w:bidi="he-IL"/>
        </w:rPr>
        <w:t xml:space="preserve"> </w:t>
      </w:r>
      <w:r w:rsidR="0066440E" w:rsidRPr="0066440E">
        <w:rPr>
          <w:rFonts w:ascii="Calibri" w:hAnsi="Calibri" w:cs="Calibri"/>
          <w:lang w:bidi="he-IL"/>
        </w:rPr>
        <w:t>and an unexpected shift from a single model to a small ecosystem of specialized models that generate, critique, and guide each other.</w:t>
      </w:r>
      <w:r w:rsidR="00AB6908">
        <w:rPr>
          <w:rFonts w:ascii="Calibri" w:hAnsi="Calibri" w:cs="Calibri"/>
          <w:lang w:bidi="he-IL"/>
        </w:rPr>
        <w:t xml:space="preserve"> We will see where my model succeeds, where it fails and especially how I finally got my model to learn how to stop talking.</w:t>
      </w:r>
    </w:p>
    <w:p w14:paraId="135C7F95" w14:textId="3C92BE0C" w:rsidR="002B0C53" w:rsidRDefault="009133A6" w:rsidP="005F2667">
      <w:pPr>
        <w:jc w:val="both"/>
        <w:rPr>
          <w:rFonts w:ascii="Calibri" w:hAnsi="Calibri" w:cs="Calibri"/>
          <w:lang w:val="en-IL" w:bidi="he-IL"/>
        </w:rPr>
      </w:pPr>
      <w:r>
        <w:rPr>
          <w:rFonts w:ascii="Calibri" w:hAnsi="Calibri" w:cs="Calibri"/>
          <w:lang w:val="en-IL" w:bidi="he-IL"/>
        </w:rPr>
        <w:t xml:space="preserve">The audience might </w:t>
      </w:r>
      <w:r w:rsidR="005F2667" w:rsidRPr="005F2667">
        <w:rPr>
          <w:rFonts w:ascii="Calibri" w:hAnsi="Calibri" w:cs="Calibri"/>
          <w:lang w:val="en-IL" w:bidi="he-IL"/>
        </w:rPr>
        <w:t xml:space="preserve">leave </w:t>
      </w:r>
      <w:r>
        <w:rPr>
          <w:rFonts w:ascii="Calibri" w:hAnsi="Calibri" w:cs="Calibri"/>
          <w:lang w:val="en-IL" w:bidi="he-IL"/>
        </w:rPr>
        <w:t>or leave</w:t>
      </w:r>
      <w:r w:rsidR="000E09DB">
        <w:rPr>
          <w:rFonts w:ascii="Calibri" w:hAnsi="Calibri" w:cs="Calibri"/>
          <w:lang w:val="en-IL" w:bidi="he-IL"/>
        </w:rPr>
        <w:t xml:space="preserve"> </w:t>
      </w:r>
      <w:r w:rsidR="002B0C53">
        <w:rPr>
          <w:rFonts w:ascii="Calibri" w:hAnsi="Calibri" w:cs="Calibri"/>
          <w:lang w:val="en-IL" w:bidi="he-IL"/>
        </w:rPr>
        <w:t>learning from my journey</w:t>
      </w:r>
      <w:r w:rsidR="00E74B0F">
        <w:rPr>
          <w:rFonts w:ascii="Calibri" w:hAnsi="Calibri" w:cs="Calibri"/>
          <w:lang w:val="en-IL" w:bidi="he-IL"/>
        </w:rPr>
        <w:t>.</w:t>
      </w:r>
      <w:r w:rsidR="002B0C53">
        <w:rPr>
          <w:rFonts w:ascii="Calibri" w:hAnsi="Calibri" w:cs="Calibri"/>
          <w:lang w:val="en-IL" w:bidi="he-IL"/>
        </w:rPr>
        <w:t xml:space="preserve"> </w:t>
      </w:r>
      <w:r w:rsidR="00AA67C2">
        <w:rPr>
          <w:rFonts w:ascii="Calibri" w:hAnsi="Calibri" w:cs="Calibri"/>
          <w:lang w:val="en-IL" w:bidi="he-IL"/>
        </w:rPr>
        <w:t xml:space="preserve">How by </w:t>
      </w:r>
      <w:r w:rsidR="002B0C53">
        <w:rPr>
          <w:rFonts w:ascii="Calibri" w:hAnsi="Calibri" w:cs="Calibri"/>
          <w:lang w:val="en-IL" w:bidi="he-IL"/>
        </w:rPr>
        <w:t>treating</w:t>
      </w:r>
      <w:r w:rsidR="00236B49">
        <w:rPr>
          <w:rFonts w:ascii="Calibri" w:hAnsi="Calibri" w:cs="Calibri"/>
          <w:lang w:val="en-IL" w:bidi="he-IL"/>
        </w:rPr>
        <w:t xml:space="preserve"> </w:t>
      </w:r>
      <w:r w:rsidR="002B0C53">
        <w:rPr>
          <w:rFonts w:ascii="Calibri" w:hAnsi="Calibri" w:cs="Calibri"/>
          <w:lang w:val="en-IL" w:bidi="he-IL"/>
        </w:rPr>
        <w:t>hardware limitations as an opportunity</w:t>
      </w:r>
      <w:r w:rsidR="00FB3AF0">
        <w:rPr>
          <w:rFonts w:ascii="Calibri" w:hAnsi="Calibri" w:cs="Calibri"/>
          <w:lang w:val="en-IL" w:bidi="he-IL"/>
        </w:rPr>
        <w:t>,</w:t>
      </w:r>
      <w:r w:rsidR="002B0C53">
        <w:rPr>
          <w:rFonts w:ascii="Calibri" w:hAnsi="Calibri" w:cs="Calibri"/>
          <w:lang w:val="en-IL" w:bidi="he-IL"/>
        </w:rPr>
        <w:t xml:space="preserve"> </w:t>
      </w:r>
      <w:r w:rsidR="00781B51">
        <w:rPr>
          <w:rFonts w:ascii="Calibri" w:hAnsi="Calibri" w:cs="Calibri"/>
          <w:lang w:val="en-IL" w:bidi="he-IL"/>
        </w:rPr>
        <w:t xml:space="preserve">I ended up </w:t>
      </w:r>
      <w:r w:rsidR="002B0C53">
        <w:rPr>
          <w:rFonts w:ascii="Calibri" w:hAnsi="Calibri" w:cs="Calibri"/>
          <w:lang w:val="en-IL" w:bidi="he-IL"/>
        </w:rPr>
        <w:t xml:space="preserve">learning. You will see my pipelines, infrastracture, </w:t>
      </w:r>
      <w:r w:rsidR="002B0C53">
        <w:t>what small-scale genomics models can achieve and maybe even have some fun.</w:t>
      </w:r>
    </w:p>
    <w:p w14:paraId="1C704DB8" w14:textId="77777777" w:rsidR="007B22C7" w:rsidRDefault="007B22C7">
      <w:pPr>
        <w:rPr>
          <w:rFonts w:ascii="Calibri" w:hAnsi="Calibri" w:cs="Calibri"/>
          <w:lang w:val="en-IL" w:bidi="he-IL"/>
        </w:rPr>
      </w:pPr>
      <w:r>
        <w:rPr>
          <w:rFonts w:ascii="Calibri" w:hAnsi="Calibri" w:cs="Calibri"/>
          <w:lang w:val="en-IL" w:bidi="he-IL"/>
        </w:rPr>
        <w:br w:type="page"/>
      </w:r>
    </w:p>
    <w:p w14:paraId="42552F8A" w14:textId="77777777" w:rsidR="001126CB" w:rsidRDefault="001126CB" w:rsidP="006D720C">
      <w:pPr>
        <w:jc w:val="both"/>
        <w:rPr>
          <w:rFonts w:ascii="Calibri" w:hAnsi="Calibri" w:cs="Calibri"/>
          <w:lang w:bidi="he-IL"/>
        </w:rPr>
      </w:pPr>
    </w:p>
    <w:p w14:paraId="447DDE63" w14:textId="24C9A8D9" w:rsidR="006D720C" w:rsidRPr="00401D1A" w:rsidRDefault="006D720C" w:rsidP="00401D1A">
      <w:pPr>
        <w:pStyle w:val="ListParagraph"/>
        <w:numPr>
          <w:ilvl w:val="0"/>
          <w:numId w:val="1"/>
        </w:numPr>
        <w:jc w:val="both"/>
        <w:rPr>
          <w:rFonts w:ascii="Calibri" w:hAnsi="Calibri" w:cs="Calibri"/>
          <w:lang w:bidi="he-IL"/>
        </w:rPr>
      </w:pPr>
      <w:r w:rsidRPr="00401D1A">
        <w:rPr>
          <w:rFonts w:ascii="Calibri" w:hAnsi="Calibri" w:cs="Calibri"/>
          <w:lang w:bidi="he-IL"/>
        </w:rPr>
        <w:t>Bottlenecks I have</w:t>
      </w:r>
    </w:p>
    <w:p w14:paraId="241269F6" w14:textId="495EC690" w:rsidR="00980526" w:rsidRPr="006D474F" w:rsidRDefault="00980526" w:rsidP="00401D1A">
      <w:pPr>
        <w:pStyle w:val="ListParagraph"/>
        <w:numPr>
          <w:ilvl w:val="1"/>
          <w:numId w:val="1"/>
        </w:numPr>
        <w:jc w:val="both"/>
        <w:rPr>
          <w:rFonts w:ascii="Calibri" w:hAnsi="Calibri" w:cs="Calibri"/>
          <w:lang w:bidi="he-IL"/>
        </w:rPr>
      </w:pPr>
      <w:r>
        <w:rPr>
          <w:rFonts w:ascii="Calibri" w:hAnsi="Calibri" w:cs="Calibri"/>
          <w:lang w:bidi="he-IL"/>
        </w:rPr>
        <w:t xml:space="preserve">RAM and GPU, compute time (I </w:t>
      </w:r>
      <w:r w:rsidR="00277A6F">
        <w:rPr>
          <w:rFonts w:ascii="Calibri" w:hAnsi="Calibri" w:cs="Calibri"/>
          <w:lang w:bidi="he-IL"/>
        </w:rPr>
        <w:t>need</w:t>
      </w:r>
      <w:r>
        <w:rPr>
          <w:rFonts w:ascii="Calibri" w:hAnsi="Calibri" w:cs="Calibri"/>
          <w:lang w:bidi="he-IL"/>
        </w:rPr>
        <w:t xml:space="preserve"> to work on my laptop), datasets are not really a bottleneck. The b</w:t>
      </w:r>
      <w:r w:rsidRPr="006D474F">
        <w:rPr>
          <w:rFonts w:ascii="Calibri" w:hAnsi="Calibri" w:cs="Calibri"/>
          <w:lang w:bidi="he-IL"/>
        </w:rPr>
        <w:t xml:space="preserve">ottleneck is the dispatch-bound, the cost of sending information back and forth between the CPU and GPU, this is because </w:t>
      </w:r>
      <w:r>
        <w:rPr>
          <w:rFonts w:ascii="Calibri" w:hAnsi="Calibri" w:cs="Calibri"/>
          <w:lang w:bidi="he-IL"/>
        </w:rPr>
        <w:t xml:space="preserve">of </w:t>
      </w:r>
      <w:r w:rsidRPr="006D474F">
        <w:rPr>
          <w:rFonts w:ascii="Calibri" w:hAnsi="Calibri" w:cs="Calibri"/>
          <w:lang w:bidi="he-IL"/>
        </w:rPr>
        <w:t xml:space="preserve">the </w:t>
      </w:r>
      <w:r>
        <w:rPr>
          <w:rFonts w:ascii="Calibri" w:hAnsi="Calibri" w:cs="Calibri"/>
          <w:lang w:bidi="he-IL"/>
        </w:rPr>
        <w:t xml:space="preserve">low RAM that doesn’t allow to increase </w:t>
      </w:r>
      <w:proofErr w:type="spellStart"/>
      <w:r>
        <w:rPr>
          <w:rFonts w:ascii="Calibri" w:hAnsi="Calibri" w:cs="Calibri"/>
          <w:lang w:bidi="he-IL"/>
        </w:rPr>
        <w:t>block_size</w:t>
      </w:r>
      <w:proofErr w:type="spellEnd"/>
      <w:r>
        <w:rPr>
          <w:rFonts w:ascii="Calibri" w:hAnsi="Calibri" w:cs="Calibri"/>
          <w:lang w:bidi="he-IL"/>
        </w:rPr>
        <w:t xml:space="preserve"> or </w:t>
      </w:r>
      <w:proofErr w:type="spellStart"/>
      <w:r>
        <w:rPr>
          <w:rFonts w:ascii="Calibri" w:hAnsi="Calibri" w:cs="Calibri"/>
          <w:lang w:bidi="he-IL"/>
        </w:rPr>
        <w:t>batch_size</w:t>
      </w:r>
      <w:proofErr w:type="spellEnd"/>
      <w:r>
        <w:rPr>
          <w:rFonts w:ascii="Calibri" w:hAnsi="Calibri" w:cs="Calibri"/>
          <w:lang w:bidi="he-IL"/>
        </w:rPr>
        <w:t xml:space="preserve"> thus causing a high overhead of the dispatch-bound price.</w:t>
      </w:r>
    </w:p>
    <w:p w14:paraId="65AE545A" w14:textId="77777777" w:rsidR="003277F1" w:rsidRDefault="003277F1" w:rsidP="00401D1A">
      <w:pPr>
        <w:pStyle w:val="ListParagraph"/>
        <w:numPr>
          <w:ilvl w:val="1"/>
          <w:numId w:val="1"/>
        </w:numPr>
        <w:jc w:val="both"/>
        <w:rPr>
          <w:rFonts w:ascii="Calibri" w:hAnsi="Calibri" w:cs="Calibri"/>
          <w:lang w:bidi="he-IL"/>
        </w:rPr>
      </w:pPr>
      <w:r>
        <w:rPr>
          <w:rFonts w:ascii="Calibri" w:hAnsi="Calibri" w:cs="Calibri"/>
          <w:lang w:bidi="he-IL"/>
        </w:rPr>
        <w:t xml:space="preserve">At the end </w:t>
      </w:r>
      <w:r w:rsidR="0084469F">
        <w:rPr>
          <w:rFonts w:ascii="Calibri" w:hAnsi="Calibri" w:cs="Calibri"/>
          <w:lang w:bidi="he-IL"/>
        </w:rPr>
        <w:t>train again on Emuna’s computer to “show” what I get when training on a much stronger machine!</w:t>
      </w:r>
    </w:p>
    <w:p w14:paraId="6BE6E805" w14:textId="1B77B14D" w:rsidR="006A0BE5" w:rsidRPr="00401D1A" w:rsidRDefault="006A0BE5" w:rsidP="00401D1A">
      <w:pPr>
        <w:pStyle w:val="ListParagraph"/>
        <w:numPr>
          <w:ilvl w:val="0"/>
          <w:numId w:val="1"/>
        </w:numPr>
        <w:jc w:val="both"/>
        <w:rPr>
          <w:rFonts w:ascii="Calibri" w:hAnsi="Calibri" w:cs="Calibri"/>
          <w:lang w:bidi="he-IL"/>
        </w:rPr>
      </w:pPr>
      <w:r w:rsidRPr="00401D1A">
        <w:rPr>
          <w:rFonts w:ascii="Calibri" w:hAnsi="Calibri" w:cs="Calibri"/>
          <w:lang w:bidi="he-IL"/>
        </w:rPr>
        <w:t>Figure</w:t>
      </w:r>
      <w:r w:rsidR="001126CB">
        <w:rPr>
          <w:rFonts w:ascii="Calibri" w:hAnsi="Calibri" w:cs="Calibri"/>
          <w:lang w:bidi="he-IL"/>
        </w:rPr>
        <w:t xml:space="preserve"> ideas</w:t>
      </w:r>
      <w:r w:rsidRPr="00401D1A">
        <w:rPr>
          <w:rFonts w:ascii="Calibri" w:hAnsi="Calibri" w:cs="Calibri"/>
          <w:lang w:bidi="he-IL"/>
        </w:rPr>
        <w:t>:</w:t>
      </w:r>
    </w:p>
    <w:p w14:paraId="145FF42A" w14:textId="77777777" w:rsidR="000E3110" w:rsidRDefault="000E3110" w:rsidP="00401D1A">
      <w:pPr>
        <w:pStyle w:val="ListParagraph"/>
        <w:numPr>
          <w:ilvl w:val="1"/>
          <w:numId w:val="1"/>
        </w:numPr>
        <w:jc w:val="both"/>
        <w:rPr>
          <w:rFonts w:ascii="Calibri" w:hAnsi="Calibri" w:cs="Calibri"/>
          <w:lang w:bidi="he-IL"/>
        </w:rPr>
      </w:pPr>
      <w:r>
        <w:rPr>
          <w:rFonts w:ascii="Calibri" w:hAnsi="Calibri" w:cs="Calibri"/>
          <w:lang w:bidi="he-IL"/>
        </w:rPr>
        <w:t>A figure that shows that as I increase the architecture performance improves.</w:t>
      </w:r>
    </w:p>
    <w:p w14:paraId="4026BBC3" w14:textId="77777777" w:rsidR="006A0BE5" w:rsidRDefault="000E3110" w:rsidP="00401D1A">
      <w:pPr>
        <w:pStyle w:val="ListParagraph"/>
        <w:numPr>
          <w:ilvl w:val="1"/>
          <w:numId w:val="1"/>
        </w:numPr>
        <w:jc w:val="both"/>
        <w:rPr>
          <w:rFonts w:ascii="Calibri" w:hAnsi="Calibri" w:cs="Calibri"/>
          <w:lang w:bidi="he-IL"/>
        </w:rPr>
      </w:pPr>
      <w:r>
        <w:rPr>
          <w:rFonts w:ascii="Calibri" w:hAnsi="Calibri" w:cs="Calibri"/>
          <w:lang w:bidi="he-IL"/>
        </w:rPr>
        <w:t xml:space="preserve">A figure that shows that as I increase the dataset size performance changes, </w:t>
      </w:r>
      <w:r w:rsidR="000E67C7">
        <w:rPr>
          <w:rFonts w:ascii="Calibri" w:hAnsi="Calibri" w:cs="Calibri"/>
          <w:lang w:bidi="he-IL"/>
        </w:rPr>
        <w:t>degrades</w:t>
      </w:r>
      <w:r>
        <w:rPr>
          <w:rFonts w:ascii="Calibri" w:hAnsi="Calibri" w:cs="Calibri"/>
          <w:lang w:bidi="he-IL"/>
        </w:rPr>
        <w:t xml:space="preserve"> in some parts but the model learns new patterns.</w:t>
      </w:r>
    </w:p>
    <w:p w14:paraId="28FDECC7" w14:textId="6ADF5785" w:rsidR="00EF5A94" w:rsidRPr="00401D1A" w:rsidRDefault="00660440" w:rsidP="00401D1A">
      <w:pPr>
        <w:pStyle w:val="ListParagraph"/>
        <w:numPr>
          <w:ilvl w:val="0"/>
          <w:numId w:val="1"/>
        </w:numPr>
        <w:jc w:val="both"/>
        <w:rPr>
          <w:rFonts w:ascii="Calibri" w:hAnsi="Calibri" w:cs="Calibri"/>
          <w:lang w:bidi="he-IL"/>
        </w:rPr>
      </w:pPr>
      <w:r>
        <w:rPr>
          <w:rFonts w:ascii="Calibri" w:hAnsi="Calibri" w:cs="Calibri"/>
          <w:lang w:bidi="he-IL"/>
        </w:rPr>
        <w:t>General i</w:t>
      </w:r>
      <w:r w:rsidR="00EF5A94" w:rsidRPr="00401D1A">
        <w:rPr>
          <w:rFonts w:ascii="Calibri" w:hAnsi="Calibri" w:cs="Calibri"/>
          <w:lang w:bidi="he-IL"/>
        </w:rPr>
        <w:t>deas:</w:t>
      </w:r>
    </w:p>
    <w:p w14:paraId="307145F7" w14:textId="77777777" w:rsidR="00EF5A94" w:rsidRDefault="00EF5A94" w:rsidP="00401D1A">
      <w:pPr>
        <w:pStyle w:val="ListParagraph"/>
        <w:numPr>
          <w:ilvl w:val="1"/>
          <w:numId w:val="1"/>
        </w:numPr>
        <w:jc w:val="both"/>
        <w:rPr>
          <w:rFonts w:ascii="Calibri" w:hAnsi="Calibri" w:cs="Calibri"/>
          <w:lang w:bidi="he-IL"/>
        </w:rPr>
      </w:pPr>
      <w:r>
        <w:rPr>
          <w:rFonts w:ascii="Calibri" w:hAnsi="Calibri" w:cs="Calibri"/>
          <w:lang w:bidi="he-IL"/>
        </w:rPr>
        <w:t>I would have wanted the model to be train</w:t>
      </w:r>
      <w:r w:rsidR="00BD13EF">
        <w:rPr>
          <w:rFonts w:ascii="Calibri" w:hAnsi="Calibri" w:cs="Calibri"/>
          <w:lang w:bidi="he-IL"/>
        </w:rPr>
        <w:t>ed</w:t>
      </w:r>
      <w:r>
        <w:rPr>
          <w:rFonts w:ascii="Calibri" w:hAnsi="Calibri" w:cs="Calibri"/>
          <w:lang w:bidi="he-IL"/>
        </w:rPr>
        <w:t xml:space="preserve"> </w:t>
      </w:r>
      <w:r w:rsidR="00BD13EF">
        <w:rPr>
          <w:rFonts w:ascii="Calibri" w:hAnsi="Calibri" w:cs="Calibri"/>
          <w:lang w:bidi="he-IL"/>
        </w:rPr>
        <w:t xml:space="preserve">on me, but the human DNA is too large and </w:t>
      </w:r>
      <w:r w:rsidR="00B60A94">
        <w:rPr>
          <w:rFonts w:ascii="Calibri" w:hAnsi="Calibri" w:cs="Calibri"/>
          <w:lang w:bidi="he-IL"/>
        </w:rPr>
        <w:t>complex to realistically do on my laptop, so I went smaller and took some bacteria.</w:t>
      </w:r>
    </w:p>
    <w:p w14:paraId="0495ED00" w14:textId="77777777" w:rsidR="003F43D9" w:rsidRDefault="003F43D9" w:rsidP="00401D1A">
      <w:pPr>
        <w:pStyle w:val="ListParagraph"/>
        <w:numPr>
          <w:ilvl w:val="1"/>
          <w:numId w:val="1"/>
        </w:numPr>
        <w:jc w:val="both"/>
        <w:rPr>
          <w:rFonts w:ascii="Calibri" w:hAnsi="Calibri" w:cs="Calibri"/>
          <w:lang w:bidi="he-IL"/>
        </w:rPr>
      </w:pPr>
      <w:r>
        <w:rPr>
          <w:rFonts w:ascii="Calibri" w:hAnsi="Calibri" w:cs="Calibri"/>
          <w:lang w:bidi="he-IL"/>
        </w:rPr>
        <w:t>Go from single model to a full suite with specialized models that correct and direct each other.</w:t>
      </w:r>
    </w:p>
    <w:p w14:paraId="26376F5C" w14:textId="25E7C94E" w:rsidR="00DE07CE" w:rsidRPr="00EF5A94" w:rsidRDefault="00DE07CE" w:rsidP="00401D1A">
      <w:pPr>
        <w:pStyle w:val="ListParagraph"/>
        <w:numPr>
          <w:ilvl w:val="1"/>
          <w:numId w:val="1"/>
        </w:numPr>
        <w:jc w:val="both"/>
        <w:rPr>
          <w:rFonts w:ascii="Calibri" w:hAnsi="Calibri" w:cs="Calibri"/>
          <w:lang w:bidi="he-IL"/>
        </w:rPr>
      </w:pPr>
      <w:r>
        <w:rPr>
          <w:rFonts w:ascii="Calibri" w:hAnsi="Calibri" w:cs="Calibri"/>
          <w:lang w:bidi="he-IL"/>
        </w:rPr>
        <w:t>Models are like me, they like to talk indefinitely so, again, like me, I had to teach it how to stop “talking”, generating more tokens for the DNA sequence.</w:t>
      </w:r>
    </w:p>
    <w:p w14:paraId="06B1CB6E" w14:textId="77777777" w:rsidR="0022109F" w:rsidRPr="00775EDD" w:rsidRDefault="0022109F" w:rsidP="0022109F">
      <w:pPr>
        <w:jc w:val="both"/>
        <w:rPr>
          <w:rFonts w:ascii="Calibri" w:hAnsi="Calibri" w:cs="Calibri"/>
          <w:lang w:bidi="he-IL"/>
        </w:rPr>
      </w:pPr>
      <w:r w:rsidRPr="00775EDD">
        <w:rPr>
          <w:rFonts w:ascii="Calibri" w:hAnsi="Calibri" w:cs="Calibri"/>
          <w:lang w:bidi="he-IL"/>
        </w:rPr>
        <w:t xml:space="preserve">    • </w:t>
      </w:r>
      <w:r w:rsidRPr="00775EDD">
        <w:rPr>
          <w:rFonts w:ascii="Calibri" w:hAnsi="Calibri" w:cs="Calibri"/>
          <w:b/>
          <w:bCs/>
          <w:lang w:bidi="he-IL"/>
        </w:rPr>
        <w:t>Talk Outline:</w:t>
      </w:r>
    </w:p>
    <w:p w14:paraId="6DD5F7CD" w14:textId="77777777" w:rsidR="0022109F" w:rsidRPr="00775EDD" w:rsidRDefault="0022109F" w:rsidP="0022109F">
      <w:pPr>
        <w:jc w:val="both"/>
        <w:rPr>
          <w:rFonts w:ascii="Calibri" w:hAnsi="Calibri" w:cs="Calibri"/>
          <w:lang w:bidi="he-IL"/>
        </w:rPr>
      </w:pPr>
      <w:r>
        <w:t xml:space="preserve">        1. Introduction (2 mins):</w:t>
      </w:r>
    </w:p>
    <w:p w14:paraId="44906032" w14:textId="77777777" w:rsidR="0022109F" w:rsidRPr="00775EDD" w:rsidRDefault="0022109F" w:rsidP="0022109F">
      <w:pPr>
        <w:jc w:val="both"/>
        <w:rPr>
          <w:rFonts w:ascii="Calibri" w:hAnsi="Calibri" w:cs="Calibri"/>
          <w:lang w:bidi="he-IL"/>
        </w:rPr>
      </w:pPr>
      <w:r>
        <w:t xml:space="preserve">            • The "compute barrier": Cloud spend vs. a PhD laptop budget.</w:t>
      </w:r>
    </w:p>
    <w:p w14:paraId="71C72737" w14:textId="77777777" w:rsidR="0022109F" w:rsidRPr="00775EDD" w:rsidRDefault="0022109F" w:rsidP="0022109F">
      <w:pPr>
        <w:jc w:val="both"/>
        <w:rPr>
          <w:rFonts w:ascii="Calibri" w:hAnsi="Calibri" w:cs="Calibri"/>
          <w:lang w:bidi="he-IL"/>
        </w:rPr>
      </w:pPr>
      <w:r>
        <w:t xml:space="preserve">            • Demystifying biological LLMs: DNA is just code, codons are 3-letter tokens.</w:t>
      </w:r>
    </w:p>
    <w:p w14:paraId="00386D02" w14:textId="77777777" w:rsidR="0022109F" w:rsidRPr="00775EDD" w:rsidRDefault="0022109F" w:rsidP="0022109F">
      <w:pPr>
        <w:jc w:val="both"/>
        <w:rPr>
          <w:rFonts w:ascii="Calibri" w:hAnsi="Calibri" w:cs="Calibri"/>
          <w:lang w:bidi="he-IL"/>
        </w:rPr>
      </w:pPr>
      <w:r>
        <w:t xml:space="preserve">        2. Memory &amp; Optimization Hacks (4 mins):</w:t>
      </w:r>
    </w:p>
    <w:p w14:paraId="0FBA9B27" w14:textId="77777777" w:rsidR="0022109F" w:rsidRPr="00775EDD" w:rsidRDefault="0022109F" w:rsidP="0022109F">
      <w:pPr>
        <w:jc w:val="both"/>
        <w:rPr>
          <w:rFonts w:ascii="Calibri" w:hAnsi="Calibri" w:cs="Calibri"/>
          <w:lang w:bidi="he-IL"/>
        </w:rPr>
      </w:pPr>
      <w:r>
        <w:t xml:space="preserve">            • The context length problem: Handling quadratic context-scaling (O(L²)) on 8GB RAM.</w:t>
      </w:r>
    </w:p>
    <w:p w14:paraId="04DEEE35" w14:textId="77777777" w:rsidR="0022109F" w:rsidRPr="00775EDD" w:rsidRDefault="0022109F" w:rsidP="0022109F">
      <w:pPr>
        <w:jc w:val="both"/>
        <w:rPr>
          <w:rFonts w:ascii="Calibri" w:hAnsi="Calibri" w:cs="Calibri"/>
          <w:lang w:bidi="he-IL"/>
        </w:rPr>
      </w:pPr>
      <w:r>
        <w:t xml:space="preserve">            • </w:t>
      </w:r>
      <w:proofErr w:type="spellStart"/>
      <w:r>
        <w:t>PyTorch's</w:t>
      </w:r>
      <w:proofErr w:type="spellEnd"/>
      <w:r>
        <w:t xml:space="preserve"> native Scaled Dot Product Attention (SDPA) and Grouped Query Attention (GQA) on Apple Silicon (</w:t>
      </w:r>
      <w:proofErr w:type="spellStart"/>
      <w:r>
        <w:t>mps</w:t>
      </w:r>
      <w:proofErr w:type="spellEnd"/>
      <w:r>
        <w:t>).</w:t>
      </w:r>
    </w:p>
    <w:p w14:paraId="77650A39" w14:textId="77777777" w:rsidR="0022109F" w:rsidRPr="00775EDD" w:rsidRDefault="0022109F" w:rsidP="0022109F">
      <w:pPr>
        <w:jc w:val="both"/>
        <w:rPr>
          <w:rFonts w:ascii="Calibri" w:hAnsi="Calibri" w:cs="Calibri"/>
          <w:lang w:bidi="he-IL"/>
        </w:rPr>
      </w:pPr>
      <w:r>
        <w:t xml:space="preserve">            • Using gradient accumulation to simulate large batch sizes without </w:t>
      </w:r>
      <w:proofErr w:type="spellStart"/>
      <w:r>
        <w:t>OOMing</w:t>
      </w:r>
      <w:proofErr w:type="spellEnd"/>
      <w:r>
        <w:t>.</w:t>
      </w:r>
    </w:p>
    <w:p w14:paraId="7A462E16" w14:textId="77777777" w:rsidR="0022109F" w:rsidRPr="00775EDD" w:rsidRDefault="0022109F" w:rsidP="0022109F">
      <w:pPr>
        <w:jc w:val="both"/>
        <w:rPr>
          <w:rFonts w:ascii="Calibri" w:hAnsi="Calibri" w:cs="Calibri"/>
          <w:lang w:bidi="he-IL"/>
        </w:rPr>
      </w:pPr>
      <w:r>
        <w:t xml:space="preserve">        3. Architectural Shift: Generator-Critic Loop (5 mins):</w:t>
      </w:r>
    </w:p>
    <w:p w14:paraId="7162FE4C" w14:textId="77777777" w:rsidR="0022109F" w:rsidRPr="00775EDD" w:rsidRDefault="0022109F" w:rsidP="0022109F">
      <w:pPr>
        <w:jc w:val="both"/>
        <w:rPr>
          <w:rFonts w:ascii="Calibri" w:hAnsi="Calibri" w:cs="Calibri"/>
          <w:lang w:bidi="he-IL"/>
        </w:rPr>
      </w:pPr>
      <w:r>
        <w:t xml:space="preserve">            • Decoupling DNA generation (</w:t>
      </w:r>
      <w:proofErr w:type="spellStart"/>
      <w:r>
        <w:t>CodonLM</w:t>
      </w:r>
      <w:proofErr w:type="spellEnd"/>
      <w:r>
        <w:t>) from multi-task protein function validation (</w:t>
      </w:r>
      <w:proofErr w:type="spellStart"/>
      <w:r>
        <w:t>ProteinLM</w:t>
      </w:r>
      <w:proofErr w:type="spellEnd"/>
      <w:r>
        <w:t>).</w:t>
      </w:r>
    </w:p>
    <w:p w14:paraId="7DC290A2" w14:textId="77777777" w:rsidR="0022109F" w:rsidRPr="00775EDD" w:rsidRDefault="0022109F" w:rsidP="0022109F">
      <w:pPr>
        <w:jc w:val="both"/>
        <w:rPr>
          <w:rFonts w:ascii="Calibri" w:hAnsi="Calibri" w:cs="Calibri"/>
          <w:lang w:bidi="he-IL"/>
        </w:rPr>
      </w:pPr>
      <w:r>
        <w:lastRenderedPageBreak/>
        <w:t xml:space="preserve">            • Translating DNA to amino acids on-the-fly and using a lightweight Critic to guide generation.</w:t>
      </w:r>
    </w:p>
    <w:p w14:paraId="2C338DC4" w14:textId="77777777" w:rsidR="0022109F" w:rsidRPr="00775EDD" w:rsidRDefault="0022109F" w:rsidP="0022109F">
      <w:pPr>
        <w:jc w:val="both"/>
        <w:rPr>
          <w:rFonts w:ascii="Calibri" w:hAnsi="Calibri" w:cs="Calibri"/>
          <w:lang w:bidi="he-IL"/>
        </w:rPr>
      </w:pPr>
      <w:r>
        <w:t xml:space="preserve">            • Shifting sequence design success rate from sublinear to linear using Reset-and-Discard (</w:t>
      </w:r>
      <w:proofErr w:type="spellStart"/>
      <w:r>
        <w:t>ReD</w:t>
      </w:r>
      <w:proofErr w:type="spellEnd"/>
      <w:r>
        <w:t>) sampling.</w:t>
      </w:r>
    </w:p>
    <w:p w14:paraId="50D255DE" w14:textId="77777777" w:rsidR="0022109F" w:rsidRPr="00775EDD" w:rsidRDefault="0022109F" w:rsidP="0022109F">
      <w:pPr>
        <w:jc w:val="both"/>
        <w:rPr>
          <w:rFonts w:ascii="Calibri" w:hAnsi="Calibri" w:cs="Calibri"/>
          <w:lang w:bidi="he-IL"/>
        </w:rPr>
      </w:pPr>
      <w:r>
        <w:t xml:space="preserve">        4. Data Engineering Wins (2 mins):</w:t>
      </w:r>
    </w:p>
    <w:p w14:paraId="3035124C" w14:textId="77777777" w:rsidR="0022109F" w:rsidRPr="00775EDD" w:rsidRDefault="0022109F" w:rsidP="0022109F">
      <w:pPr>
        <w:jc w:val="both"/>
        <w:rPr>
          <w:rFonts w:ascii="Calibri" w:hAnsi="Calibri" w:cs="Calibri"/>
          <w:lang w:bidi="he-IL"/>
        </w:rPr>
      </w:pPr>
      <w:r>
        <w:t xml:space="preserve">            • Extracting clean coding regions from raw GenBank database dumps.</w:t>
      </w:r>
    </w:p>
    <w:p w14:paraId="7F0BAF9E" w14:textId="77777777" w:rsidR="0022109F" w:rsidRPr="00775EDD" w:rsidRDefault="0022109F" w:rsidP="0022109F">
      <w:pPr>
        <w:jc w:val="both"/>
        <w:rPr>
          <w:rFonts w:ascii="Calibri" w:hAnsi="Calibri" w:cs="Calibri"/>
          <w:lang w:bidi="he-IL"/>
        </w:rPr>
      </w:pPr>
      <w:r>
        <w:t xml:space="preserve">            • Hard-mining "Anchored Operon Bridges" to teach the model how to stop ("stop talking").</w:t>
      </w:r>
    </w:p>
    <w:p w14:paraId="7E5D4192" w14:textId="77777777" w:rsidR="0022109F" w:rsidRPr="00775EDD" w:rsidRDefault="0022109F" w:rsidP="0022109F">
      <w:pPr>
        <w:jc w:val="both"/>
        <w:rPr>
          <w:rFonts w:ascii="Calibri" w:hAnsi="Calibri" w:cs="Calibri"/>
          <w:lang w:bidi="he-IL"/>
        </w:rPr>
      </w:pPr>
      <w:r>
        <w:t xml:space="preserve">        5. Key Takeaways &amp; Encouragement (2 mins):</w:t>
      </w:r>
    </w:p>
    <w:p w14:paraId="5AA983EF" w14:textId="77777777" w:rsidR="0022109F" w:rsidRPr="00775EDD" w:rsidRDefault="0022109F" w:rsidP="0022109F">
      <w:pPr>
        <w:jc w:val="both"/>
        <w:rPr>
          <w:rFonts w:ascii="Calibri" w:hAnsi="Calibri" w:cs="Calibri"/>
          <w:lang w:bidi="he-IL"/>
        </w:rPr>
      </w:pPr>
      <w:r>
        <w:t xml:space="preserve">            • Practical tips for optimizing sequence-based ML models for consumer hardware.</w:t>
      </w:r>
    </w:p>
    <w:p w14:paraId="34375871" w14:textId="77777777" w:rsidR="00025951" w:rsidRPr="00775EDD" w:rsidRDefault="0022109F" w:rsidP="0022109F">
      <w:pPr>
        <w:jc w:val="both"/>
        <w:rPr>
          <w:rFonts w:ascii="Calibri" w:hAnsi="Calibri" w:cs="Calibri"/>
          <w:lang w:bidi="he-IL"/>
        </w:rPr>
      </w:pPr>
      <w:r>
        <w:t xml:space="preserve">            • Scientific empowerment: If you have a laptop, you can do frontier AI research.</w:t>
      </w:r>
    </w:p>
    <w:p w14:paraId="4A48C11D" w14:textId="77777777" w:rsidR="00187342" w:rsidRDefault="00000000">
      <w:r>
        <w:br w:type="page"/>
      </w:r>
    </w:p>
    <w:p w14:paraId="64255C1C" w14:textId="77777777" w:rsidR="00187342" w:rsidRDefault="00000000">
      <w:pPr>
        <w:pStyle w:val="Heading1"/>
      </w:pPr>
      <w:r>
        <w:lastRenderedPageBreak/>
        <w:t>Ideas to Improve Abstract</w:t>
      </w:r>
    </w:p>
    <w:p w14:paraId="084B9191" w14:textId="77777777" w:rsidR="00187342" w:rsidRDefault="00000000">
      <w:r>
        <w:rPr>
          <w:i/>
        </w:rPr>
        <w:t>The following improvements are based on results completed after the original abstract was written. All numbers are real benchmark results from the project. Review and incorporate before final submission.</w:t>
      </w:r>
    </w:p>
    <w:p w14:paraId="561C10A9" w14:textId="77777777" w:rsidR="00187342" w:rsidRDefault="00000000">
      <w:pPr>
        <w:pStyle w:val="Heading2"/>
      </w:pPr>
      <w:r>
        <w:t>1. Add a headline result sentence (after first paragraph)</w:t>
      </w:r>
    </w:p>
    <w:p w14:paraId="0DB80AF3" w14:textId="77777777" w:rsidR="00187342" w:rsidRDefault="00000000">
      <w:r>
        <w:t>The description currently has zero benchmark numbers. Add this sentence after the opening paragraph:</w:t>
      </w:r>
    </w:p>
    <w:p w14:paraId="6888C0CD" w14:textId="77777777" w:rsidR="00187342" w:rsidRDefault="00000000">
      <w:pPr>
        <w:pStyle w:val="Quote"/>
      </w:pPr>
      <w:r>
        <w:t>"Despite a total training budget of zero cloud credits, the resulting model's embeddings classify antibiotic resistance genes at AUROC=0.967 — and predict 14 physical properties of the DNA double helix (R²=0.569) without any structural supervision."</w:t>
      </w:r>
    </w:p>
    <w:p w14:paraId="61595EF9" w14:textId="77777777" w:rsidR="00187342" w:rsidRDefault="00000000">
      <w:r>
        <w:t>Why: Reviewers skim. Two hard numbers make every other claim credible.</w:t>
      </w:r>
    </w:p>
    <w:p w14:paraId="3C9D62E1" w14:textId="77777777" w:rsidR="00187342" w:rsidRDefault="00000000">
      <w:pPr>
        <w:pStyle w:val="Heading2"/>
      </w:pPr>
      <w:r>
        <w:t>2. Replace "where it succeeds, where it fails" with the selectivity gradient</w:t>
      </w:r>
    </w:p>
    <w:p w14:paraId="7CE72534" w14:textId="77777777" w:rsidR="00187342" w:rsidRDefault="00000000">
      <w:r>
        <w:t>Current (vague): "We'll see where the model succeeds, where it fails, and how far a laptop-trained model can realistically go."</w:t>
      </w:r>
    </w:p>
    <w:p w14:paraId="4A8B496E" w14:textId="77777777" w:rsidR="00187342" w:rsidRDefault="00000000">
      <w:r>
        <w:t>Replace with:</w:t>
      </w:r>
    </w:p>
    <w:p w14:paraId="5C8CDF72" w14:textId="77777777" w:rsidR="00187342" w:rsidRDefault="00000000">
      <w:pPr>
        <w:pStyle w:val="Quote"/>
      </w:pPr>
      <w:r>
        <w:t>"We quantify exactly where the model succeeds and where it hits a hard ceiling: AMR antibiotic resistance class (AUROC=0.967), enzyme biochemical function (AUROC=0.703), gene network essentiality (AUROC=0.50 — random). This selectivity gradient is itself a finding — sequence-conserved patterns are fully capturable at 20M parameters; systemic network properties are not."</w:t>
      </w:r>
    </w:p>
    <w:p w14:paraId="2364F421" w14:textId="77777777" w:rsidR="00187342" w:rsidRDefault="00000000">
      <w:r>
        <w:t>Why: Turns a vague promise into a concrete scientific claim. Directly answers the CFP question: "what can practitioners expect from small genomic LMs?"</w:t>
      </w:r>
    </w:p>
    <w:p w14:paraId="72F6560D" w14:textId="77777777" w:rsidR="00187342" w:rsidRDefault="00000000">
      <w:pPr>
        <w:pStyle w:val="Heading2"/>
      </w:pPr>
      <w:r>
        <w:t>3. Add k-</w:t>
      </w:r>
      <w:proofErr w:type="spellStart"/>
      <w:r>
        <w:t>mer</w:t>
      </w:r>
      <w:proofErr w:type="spellEnd"/>
      <w:r>
        <w:t xml:space="preserve"> baseline to Section 4 (Data Engineering, 2 min)</w:t>
      </w:r>
    </w:p>
    <w:p w14:paraId="6F50162C" w14:textId="77777777" w:rsidR="00187342" w:rsidRDefault="00000000">
      <w:r>
        <w:t>Currently Section 4 only mentions GenBank parsing and Anchored Operon Bridges. Add:</w:t>
      </w:r>
    </w:p>
    <w:p w14:paraId="6E6F93F0" w14:textId="77777777" w:rsidR="00187342" w:rsidRDefault="00000000">
      <w:pPr>
        <w:pStyle w:val="Quote"/>
      </w:pPr>
      <w:r>
        <w:t>"We benchmarked against a 3-mer TF-IDF logistic regression baseline — the simplest possible DNA classifier. On AMR classification: LM probe = 65.4% Macro-F1 vs. TF-IDF = 26.5% (+2.5×). Accuracy is similar (94% vs. 88%), but Macro-F1 exposes what TF-IDF misses: it predicts the dominant class for everything. The LM encodes resistance mechanism, not codon frequency."</w:t>
      </w:r>
    </w:p>
    <w:p w14:paraId="498B4510" w14:textId="77777777" w:rsidR="00187342" w:rsidRDefault="00000000">
      <w:r>
        <w:t>Why: "Beats TF-IDF by 2.5× on F1" is immediately understood by data engineers. Without a baseline, result numbers have no context.</w:t>
      </w:r>
    </w:p>
    <w:p w14:paraId="7EE55FC9" w14:textId="77777777" w:rsidR="00187342" w:rsidRDefault="00000000">
      <w:pPr>
        <w:pStyle w:val="Heading2"/>
      </w:pPr>
      <w:r>
        <w:lastRenderedPageBreak/>
        <w:t xml:space="preserve">4. Add </w:t>
      </w:r>
      <w:proofErr w:type="spellStart"/>
      <w:r>
        <w:t>DNAshape</w:t>
      </w:r>
      <w:proofErr w:type="spellEnd"/>
      <w:r>
        <w:t xml:space="preserve"> as a "surprise" sub-bullet in Section 3</w:t>
      </w:r>
    </w:p>
    <w:p w14:paraId="40988E37" w14:textId="77777777" w:rsidR="00187342" w:rsidRDefault="00000000">
      <w:r>
        <w:t xml:space="preserve">Section 3 covers Generator-Critic and </w:t>
      </w:r>
      <w:proofErr w:type="spellStart"/>
      <w:r>
        <w:t>ReD</w:t>
      </w:r>
      <w:proofErr w:type="spellEnd"/>
      <w:r>
        <w:t xml:space="preserve"> but is all procedural. Add as a sub-bullet:</w:t>
      </w:r>
    </w:p>
    <w:p w14:paraId="3794B8E9" w14:textId="77777777" w:rsidR="00187342" w:rsidRDefault="00000000">
      <w:pPr>
        <w:pStyle w:val="Quote"/>
      </w:pPr>
      <w:r>
        <w:t>"Surprise: probing the frozen embeddings against physical DNA measurements (minor groove width, electrostatic potential, roll angle — 14 features total) reveals R²=0.569 with zero structural supervision. A next-token predictor trained on text implicitly learned aspects of 3D DNA geometry. This was not designed — it emerged."</w:t>
      </w:r>
    </w:p>
    <w:p w14:paraId="5F868FD2" w14:textId="77777777" w:rsidR="00187342" w:rsidRDefault="00000000">
      <w:r>
        <w:t>Why: The word "emerged" always gets attention. Most visually surprising result; fits the unexpected-discoveries narrative already in the talk.</w:t>
      </w:r>
    </w:p>
    <w:p w14:paraId="48484893" w14:textId="77777777" w:rsidR="00187342" w:rsidRDefault="00000000">
      <w:pPr>
        <w:pStyle w:val="Heading2"/>
      </w:pPr>
      <w:r>
        <w:t>5. Submission hygiene — remove before final submission</w:t>
      </w:r>
    </w:p>
    <w:p w14:paraId="18150EB7" w14:textId="77777777" w:rsidR="00187342" w:rsidRDefault="00000000">
      <w:pPr>
        <w:pStyle w:val="ListParagraph"/>
      </w:pPr>
      <w:r>
        <w:t>"Bottlenecks I have" section — private notes, remove entirely</w:t>
      </w:r>
    </w:p>
    <w:p w14:paraId="7AE237C0" w14:textId="77777777" w:rsidR="00187342" w:rsidRDefault="00000000">
      <w:pPr>
        <w:pStyle w:val="ListParagraph"/>
      </w:pPr>
      <w:r>
        <w:t>"Ideas:" section — private brainstorming, remove</w:t>
      </w:r>
    </w:p>
    <w:p w14:paraId="5381C692" w14:textId="77777777" w:rsidR="00187342" w:rsidRDefault="00000000">
      <w:pPr>
        <w:pStyle w:val="ListParagraph"/>
      </w:pPr>
      <w:r>
        <w:t>"Figure:" notes — move to a separate slide planning doc</w:t>
      </w:r>
    </w:p>
    <w:p w14:paraId="34ABB89D" w14:textId="77777777" w:rsidR="00187342" w:rsidRDefault="00000000">
      <w:pPr>
        <w:pStyle w:val="ListParagraph"/>
      </w:pPr>
      <w:r>
        <w:t>Typo: "on Cheap Laptop" → "on a Cheap Laptop"</w:t>
      </w:r>
    </w:p>
    <w:p w14:paraId="3AD63641" w14:textId="77777777" w:rsidR="00187342" w:rsidRDefault="00000000">
      <w:pPr>
        <w:pStyle w:val="ListParagraph"/>
      </w:pPr>
      <w:r>
        <w:t>"Proposal 4:" heading — remove for final clean submission</w:t>
      </w:r>
    </w:p>
    <w:p w14:paraId="46EC1F93" w14:textId="77777777" w:rsidR="00187342" w:rsidRDefault="00000000">
      <w:pPr>
        <w:pStyle w:val="Heading2"/>
      </w:pPr>
      <w:r>
        <w:t>Missing results — all done, none in abstract</w:t>
      </w:r>
    </w:p>
    <w:tbl>
      <w:tblPr>
        <w:tblW w:w="0" w:type="auto"/>
        <w:tblLook w:val="04A0" w:firstRow="1" w:lastRow="0" w:firstColumn="1" w:lastColumn="0" w:noHBand="0" w:noVBand="1"/>
      </w:tblPr>
      <w:tblGrid>
        <w:gridCol w:w="3120"/>
        <w:gridCol w:w="3120"/>
        <w:gridCol w:w="3120"/>
      </w:tblGrid>
      <w:tr w:rsidR="00187342" w14:paraId="49BAD686" w14:textId="77777777">
        <w:tc>
          <w:tcPr>
            <w:tcW w:w="3120" w:type="dxa"/>
          </w:tcPr>
          <w:p w14:paraId="6B841A93" w14:textId="77777777" w:rsidR="00187342" w:rsidRDefault="00000000">
            <w:r>
              <w:t>Result</w:t>
            </w:r>
          </w:p>
        </w:tc>
        <w:tc>
          <w:tcPr>
            <w:tcW w:w="3120" w:type="dxa"/>
          </w:tcPr>
          <w:p w14:paraId="45FC60E1" w14:textId="77777777" w:rsidR="00187342" w:rsidRDefault="00000000">
            <w:r>
              <w:t>Numbers</w:t>
            </w:r>
          </w:p>
        </w:tc>
        <w:tc>
          <w:tcPr>
            <w:tcW w:w="3120" w:type="dxa"/>
          </w:tcPr>
          <w:p w14:paraId="7E1D6BBB" w14:textId="77777777" w:rsidR="00187342" w:rsidRDefault="00000000">
            <w:r>
              <w:t>Status</w:t>
            </w:r>
          </w:p>
        </w:tc>
      </w:tr>
      <w:tr w:rsidR="00187342" w14:paraId="75766851" w14:textId="77777777">
        <w:tc>
          <w:tcPr>
            <w:tcW w:w="3120" w:type="dxa"/>
          </w:tcPr>
          <w:p w14:paraId="1FC4BA9C" w14:textId="77777777" w:rsidR="00187342" w:rsidRDefault="00000000">
            <w:r>
              <w:t>AMR classification</w:t>
            </w:r>
          </w:p>
        </w:tc>
        <w:tc>
          <w:tcPr>
            <w:tcW w:w="3120" w:type="dxa"/>
          </w:tcPr>
          <w:p w14:paraId="5937A3AC" w14:textId="77777777" w:rsidR="00187342" w:rsidRDefault="00000000">
            <w:r>
              <w:t>AUROC 0.967, 6.6× random</w:t>
            </w:r>
          </w:p>
        </w:tc>
        <w:tc>
          <w:tcPr>
            <w:tcW w:w="3120" w:type="dxa"/>
          </w:tcPr>
          <w:p w14:paraId="468EF5BF" w14:textId="77777777" w:rsidR="00187342" w:rsidRDefault="00000000">
            <w:r>
              <w:t>Most impressive result — absent</w:t>
            </w:r>
          </w:p>
        </w:tc>
      </w:tr>
      <w:tr w:rsidR="00187342" w14:paraId="4398C6C0" w14:textId="77777777">
        <w:tc>
          <w:tcPr>
            <w:tcW w:w="3120" w:type="dxa"/>
          </w:tcPr>
          <w:p w14:paraId="5A8CD3A6" w14:textId="77777777" w:rsidR="00187342" w:rsidRDefault="00000000">
            <w:r>
              <w:t>EC enzyme class</w:t>
            </w:r>
          </w:p>
        </w:tc>
        <w:tc>
          <w:tcPr>
            <w:tcW w:w="3120" w:type="dxa"/>
          </w:tcPr>
          <w:p w14:paraId="67A07A9E" w14:textId="77777777" w:rsidR="00187342" w:rsidRDefault="00000000">
            <w:r>
              <w:t>AUROC 0.703, 2.8× random</w:t>
            </w:r>
          </w:p>
        </w:tc>
        <w:tc>
          <w:tcPr>
            <w:tcW w:w="3120" w:type="dxa"/>
          </w:tcPr>
          <w:p w14:paraId="128CEE25" w14:textId="77777777" w:rsidR="00187342" w:rsidRDefault="00000000">
            <w:r>
              <w:t>Functional probing — absent</w:t>
            </w:r>
          </w:p>
        </w:tc>
      </w:tr>
      <w:tr w:rsidR="00187342" w14:paraId="0532C961" w14:textId="77777777">
        <w:tc>
          <w:tcPr>
            <w:tcW w:w="3120" w:type="dxa"/>
          </w:tcPr>
          <w:p w14:paraId="570D8E43" w14:textId="77777777" w:rsidR="00187342" w:rsidRDefault="00000000">
            <w:r>
              <w:t>K-</w:t>
            </w:r>
            <w:proofErr w:type="spellStart"/>
            <w:r>
              <w:t>mer</w:t>
            </w:r>
            <w:proofErr w:type="spellEnd"/>
            <w:r>
              <w:t xml:space="preserve"> baseline</w:t>
            </w:r>
          </w:p>
        </w:tc>
        <w:tc>
          <w:tcPr>
            <w:tcW w:w="3120" w:type="dxa"/>
          </w:tcPr>
          <w:p w14:paraId="3E178A5D" w14:textId="77777777" w:rsidR="00187342" w:rsidRDefault="00000000">
            <w:r>
              <w:t>LM +38.9 F1 pts over TF-IDF on AMR</w:t>
            </w:r>
          </w:p>
        </w:tc>
        <w:tc>
          <w:tcPr>
            <w:tcW w:w="3120" w:type="dxa"/>
          </w:tcPr>
          <w:p w14:paraId="2823EC73" w14:textId="77777777" w:rsidR="00187342" w:rsidRDefault="00000000">
            <w:r>
              <w:t>Proves LM learns mechanism — absent</w:t>
            </w:r>
          </w:p>
        </w:tc>
      </w:tr>
      <w:tr w:rsidR="00187342" w14:paraId="4ACB781A" w14:textId="77777777">
        <w:tc>
          <w:tcPr>
            <w:tcW w:w="3120" w:type="dxa"/>
          </w:tcPr>
          <w:p w14:paraId="08643A4D" w14:textId="77777777" w:rsidR="00187342" w:rsidRDefault="00000000">
            <w:proofErr w:type="spellStart"/>
            <w:r>
              <w:t>DNAshape</w:t>
            </w:r>
            <w:proofErr w:type="spellEnd"/>
            <w:r>
              <w:t xml:space="preserve"> regression</w:t>
            </w:r>
          </w:p>
        </w:tc>
        <w:tc>
          <w:tcPr>
            <w:tcW w:w="3120" w:type="dxa"/>
          </w:tcPr>
          <w:p w14:paraId="081D47F6" w14:textId="77777777" w:rsidR="00187342" w:rsidRDefault="00000000">
            <w:r>
              <w:t>avg R²=0.569, 14 physical features</w:t>
            </w:r>
          </w:p>
        </w:tc>
        <w:tc>
          <w:tcPr>
            <w:tcW w:w="3120" w:type="dxa"/>
          </w:tcPr>
          <w:p w14:paraId="665E4D61" w14:textId="77777777" w:rsidR="00187342" w:rsidRDefault="00000000">
            <w:r>
              <w:t>1D text → 3D physics — absent</w:t>
            </w:r>
          </w:p>
        </w:tc>
      </w:tr>
      <w:tr w:rsidR="00187342" w14:paraId="1DE40AE7" w14:textId="77777777">
        <w:tc>
          <w:tcPr>
            <w:tcW w:w="3120" w:type="dxa"/>
          </w:tcPr>
          <w:p w14:paraId="7ACB4C91" w14:textId="77777777" w:rsidR="00187342" w:rsidRDefault="00000000">
            <w:r>
              <w:t>Selectivity gradient</w:t>
            </w:r>
          </w:p>
        </w:tc>
        <w:tc>
          <w:tcPr>
            <w:tcW w:w="3120" w:type="dxa"/>
          </w:tcPr>
          <w:p w14:paraId="64454FAF" w14:textId="77777777" w:rsidR="00187342" w:rsidRDefault="00000000">
            <w:r>
              <w:t>AMR &gt; EC &gt; Essentiality</w:t>
            </w:r>
          </w:p>
        </w:tc>
        <w:tc>
          <w:tcPr>
            <w:tcW w:w="3120" w:type="dxa"/>
          </w:tcPr>
          <w:p w14:paraId="520ED3E6" w14:textId="77777777" w:rsidR="00187342" w:rsidRDefault="00000000">
            <w:r>
              <w:t>Publishable finding about LM limits — absent</w:t>
            </w:r>
          </w:p>
        </w:tc>
      </w:tr>
      <w:tr w:rsidR="00187342" w14:paraId="5CB2884C" w14:textId="77777777">
        <w:tc>
          <w:tcPr>
            <w:tcW w:w="3120" w:type="dxa"/>
          </w:tcPr>
          <w:p w14:paraId="50830C6B" w14:textId="77777777" w:rsidR="00187342" w:rsidRDefault="00000000">
            <w:r>
              <w:t>Model scale</w:t>
            </w:r>
          </w:p>
        </w:tc>
        <w:tc>
          <w:tcPr>
            <w:tcW w:w="3120" w:type="dxa"/>
          </w:tcPr>
          <w:p w14:paraId="4E80502B" w14:textId="77777777" w:rsidR="00187342" w:rsidRDefault="00000000">
            <w:r>
              <w:t>PPL 68.5, 20.6M params, 15 genomes</w:t>
            </w:r>
          </w:p>
        </w:tc>
        <w:tc>
          <w:tcPr>
            <w:tcW w:w="3120" w:type="dxa"/>
          </w:tcPr>
          <w:p w14:paraId="2B905FA8" w14:textId="77777777" w:rsidR="00187342" w:rsidRDefault="00000000">
            <w:r>
              <w:t>Scaling story — absent</w:t>
            </w:r>
          </w:p>
        </w:tc>
      </w:tr>
    </w:tbl>
    <w:p w14:paraId="4823A466" w14:textId="77777777" w:rsidR="00187342" w:rsidRDefault="00000000">
      <w:pPr>
        <w:pStyle w:val="Heading2"/>
      </w:pPr>
      <w:r>
        <w:t>Recommended revised description structure (5 sentences)</w:t>
      </w:r>
    </w:p>
    <w:p w14:paraId="1A66C043" w14:textId="77777777" w:rsidR="00187342" w:rsidRDefault="00000000">
      <w:pPr>
        <w:pStyle w:val="ListParagraph"/>
      </w:pPr>
      <w:r>
        <w:t>Hook: 8GB M2 MacBook, bacterial DNA, zero cloud credits.</w:t>
      </w:r>
    </w:p>
    <w:p w14:paraId="72EA90B2" w14:textId="77777777" w:rsidR="00187342" w:rsidRDefault="00000000">
      <w:pPr>
        <w:pStyle w:val="ListParagraph"/>
      </w:pPr>
      <w:r>
        <w:lastRenderedPageBreak/>
        <w:t xml:space="preserve">Method: Codon-level GPT + Generator-Critic loop + </w:t>
      </w:r>
      <w:proofErr w:type="spellStart"/>
      <w:r>
        <w:t>ReD</w:t>
      </w:r>
      <w:proofErr w:type="spellEnd"/>
      <w:r>
        <w:t xml:space="preserve"> sampling.</w:t>
      </w:r>
    </w:p>
    <w:p w14:paraId="2BBDEC02" w14:textId="77777777" w:rsidR="00187342" w:rsidRDefault="00000000">
      <w:pPr>
        <w:pStyle w:val="ListParagraph"/>
      </w:pPr>
      <w:r>
        <w:t xml:space="preserve">Headline result: AMR AUROC=0.967, </w:t>
      </w:r>
      <w:proofErr w:type="spellStart"/>
      <w:r>
        <w:t>DNAshape</w:t>
      </w:r>
      <w:proofErr w:type="spellEnd"/>
      <w:r>
        <w:t xml:space="preserve"> R²=0.569, +2.5× F1 over TF-IDF baseline.</w:t>
      </w:r>
    </w:p>
    <w:p w14:paraId="3013DF6B" w14:textId="77777777" w:rsidR="00187342" w:rsidRDefault="00000000">
      <w:pPr>
        <w:pStyle w:val="ListParagraph"/>
      </w:pPr>
      <w:r>
        <w:t>The finding: Selectivity gradient — what small LMs can and cannot learn about biology.</w:t>
      </w:r>
    </w:p>
    <w:p w14:paraId="056EEBC9" w14:textId="77777777" w:rsidR="00187342" w:rsidRDefault="00000000">
      <w:pPr>
        <w:pStyle w:val="ListParagraph"/>
      </w:pPr>
      <w:r>
        <w:t>Takeaway: Three engineering lessons practitioners can apply immediately to domain-specific LMs.</w:t>
      </w:r>
    </w:p>
    <w:sectPr w:rsidR="001873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0527F"/>
    <w:multiLevelType w:val="hybridMultilevel"/>
    <w:tmpl w:val="1AA80E6E"/>
    <w:lvl w:ilvl="0" w:tplc="EC5E66AA">
      <w:start w:val="3"/>
      <w:numFmt w:val="bullet"/>
      <w:lvlText w:val=""/>
      <w:lvlJc w:val="left"/>
      <w:pPr>
        <w:ind w:left="720" w:hanging="360"/>
      </w:pPr>
      <w:rPr>
        <w:rFonts w:ascii="Symbol" w:eastAsiaTheme="minorEastAsia" w:hAnsi="Symbol" w:cs="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662715"/>
    <w:multiLevelType w:val="hybridMultilevel"/>
    <w:tmpl w:val="25881C36"/>
    <w:lvl w:ilvl="0" w:tplc="9086C7D0">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716327">
    <w:abstractNumId w:val="0"/>
  </w:num>
  <w:num w:numId="2" w16cid:durableId="2680056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vishai Barnoy">
    <w15:presenceInfo w15:providerId="Windows Live" w15:userId="fdcd07763bccab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3B"/>
    <w:rsid w:val="00000A0D"/>
    <w:rsid w:val="00017AE9"/>
    <w:rsid w:val="00022342"/>
    <w:rsid w:val="00023476"/>
    <w:rsid w:val="00023D3A"/>
    <w:rsid w:val="00024DBA"/>
    <w:rsid w:val="00025951"/>
    <w:rsid w:val="00033564"/>
    <w:rsid w:val="000369B8"/>
    <w:rsid w:val="00037BC7"/>
    <w:rsid w:val="000417F3"/>
    <w:rsid w:val="00042F48"/>
    <w:rsid w:val="00044BFE"/>
    <w:rsid w:val="000456BD"/>
    <w:rsid w:val="00046CCF"/>
    <w:rsid w:val="00050C8E"/>
    <w:rsid w:val="00052BDD"/>
    <w:rsid w:val="00052F41"/>
    <w:rsid w:val="00061D1B"/>
    <w:rsid w:val="00065BAE"/>
    <w:rsid w:val="00072FAA"/>
    <w:rsid w:val="00080BD3"/>
    <w:rsid w:val="000844E2"/>
    <w:rsid w:val="00091636"/>
    <w:rsid w:val="00094ECA"/>
    <w:rsid w:val="000A1CF0"/>
    <w:rsid w:val="000A3AD3"/>
    <w:rsid w:val="000B14B5"/>
    <w:rsid w:val="000B2EB6"/>
    <w:rsid w:val="000B3277"/>
    <w:rsid w:val="000C3262"/>
    <w:rsid w:val="000C4917"/>
    <w:rsid w:val="000E09DB"/>
    <w:rsid w:val="000E1179"/>
    <w:rsid w:val="000E2A5B"/>
    <w:rsid w:val="000E3110"/>
    <w:rsid w:val="000E43C5"/>
    <w:rsid w:val="000E67C7"/>
    <w:rsid w:val="000F5E43"/>
    <w:rsid w:val="00100ACF"/>
    <w:rsid w:val="001050F7"/>
    <w:rsid w:val="001056F8"/>
    <w:rsid w:val="001074F1"/>
    <w:rsid w:val="001126CB"/>
    <w:rsid w:val="00112730"/>
    <w:rsid w:val="001155DE"/>
    <w:rsid w:val="00125374"/>
    <w:rsid w:val="0012774B"/>
    <w:rsid w:val="00135175"/>
    <w:rsid w:val="00136017"/>
    <w:rsid w:val="00136A64"/>
    <w:rsid w:val="00137198"/>
    <w:rsid w:val="00137E20"/>
    <w:rsid w:val="00143CFF"/>
    <w:rsid w:val="001450BE"/>
    <w:rsid w:val="00145A12"/>
    <w:rsid w:val="00147622"/>
    <w:rsid w:val="001516EB"/>
    <w:rsid w:val="00156C6B"/>
    <w:rsid w:val="00162974"/>
    <w:rsid w:val="00163142"/>
    <w:rsid w:val="001713E1"/>
    <w:rsid w:val="001749EB"/>
    <w:rsid w:val="0018551E"/>
    <w:rsid w:val="00187342"/>
    <w:rsid w:val="00187777"/>
    <w:rsid w:val="0019084B"/>
    <w:rsid w:val="00192DCC"/>
    <w:rsid w:val="00193BA0"/>
    <w:rsid w:val="0019472C"/>
    <w:rsid w:val="001A4038"/>
    <w:rsid w:val="001A4513"/>
    <w:rsid w:val="001B3515"/>
    <w:rsid w:val="001B44E6"/>
    <w:rsid w:val="001C064E"/>
    <w:rsid w:val="001C0FA2"/>
    <w:rsid w:val="001C7AFD"/>
    <w:rsid w:val="001D263D"/>
    <w:rsid w:val="001D585C"/>
    <w:rsid w:val="001D5A04"/>
    <w:rsid w:val="001E4CB1"/>
    <w:rsid w:val="001E4E9D"/>
    <w:rsid w:val="001E5447"/>
    <w:rsid w:val="001E5C32"/>
    <w:rsid w:val="001E7D87"/>
    <w:rsid w:val="001F0420"/>
    <w:rsid w:val="001F45FF"/>
    <w:rsid w:val="001F4C6A"/>
    <w:rsid w:val="00203CF1"/>
    <w:rsid w:val="00204D8B"/>
    <w:rsid w:val="00206A5C"/>
    <w:rsid w:val="00207601"/>
    <w:rsid w:val="0022109F"/>
    <w:rsid w:val="00236B49"/>
    <w:rsid w:val="00246131"/>
    <w:rsid w:val="00250CC9"/>
    <w:rsid w:val="0025276F"/>
    <w:rsid w:val="0025378F"/>
    <w:rsid w:val="00261F9D"/>
    <w:rsid w:val="00264048"/>
    <w:rsid w:val="00264313"/>
    <w:rsid w:val="00271F04"/>
    <w:rsid w:val="002735C6"/>
    <w:rsid w:val="002747F5"/>
    <w:rsid w:val="002753B3"/>
    <w:rsid w:val="002769DF"/>
    <w:rsid w:val="00277422"/>
    <w:rsid w:val="00277A6F"/>
    <w:rsid w:val="002850BA"/>
    <w:rsid w:val="00286E5A"/>
    <w:rsid w:val="0029087D"/>
    <w:rsid w:val="00296D2B"/>
    <w:rsid w:val="002A070F"/>
    <w:rsid w:val="002A1D3B"/>
    <w:rsid w:val="002A36B1"/>
    <w:rsid w:val="002A43B2"/>
    <w:rsid w:val="002A725A"/>
    <w:rsid w:val="002A74FC"/>
    <w:rsid w:val="002B0C53"/>
    <w:rsid w:val="002B2851"/>
    <w:rsid w:val="002B42B0"/>
    <w:rsid w:val="002B5561"/>
    <w:rsid w:val="002B789E"/>
    <w:rsid w:val="002C56D8"/>
    <w:rsid w:val="002C63F3"/>
    <w:rsid w:val="002C6884"/>
    <w:rsid w:val="002C6A57"/>
    <w:rsid w:val="002D5C4C"/>
    <w:rsid w:val="002D7888"/>
    <w:rsid w:val="002E0E1C"/>
    <w:rsid w:val="002E4D23"/>
    <w:rsid w:val="002E55CE"/>
    <w:rsid w:val="002F412B"/>
    <w:rsid w:val="002F76AE"/>
    <w:rsid w:val="00300D43"/>
    <w:rsid w:val="00301B61"/>
    <w:rsid w:val="0030597E"/>
    <w:rsid w:val="00324F37"/>
    <w:rsid w:val="00326790"/>
    <w:rsid w:val="003277F1"/>
    <w:rsid w:val="00331CCE"/>
    <w:rsid w:val="0033270E"/>
    <w:rsid w:val="00334AD6"/>
    <w:rsid w:val="00346034"/>
    <w:rsid w:val="003461DD"/>
    <w:rsid w:val="003513EF"/>
    <w:rsid w:val="00352C83"/>
    <w:rsid w:val="00352D17"/>
    <w:rsid w:val="00355B9B"/>
    <w:rsid w:val="00361B9E"/>
    <w:rsid w:val="00366E15"/>
    <w:rsid w:val="0038212E"/>
    <w:rsid w:val="003953B3"/>
    <w:rsid w:val="00396E2B"/>
    <w:rsid w:val="003A2CA3"/>
    <w:rsid w:val="003A3E5B"/>
    <w:rsid w:val="003B396F"/>
    <w:rsid w:val="003C29E9"/>
    <w:rsid w:val="003C2CFC"/>
    <w:rsid w:val="003C3520"/>
    <w:rsid w:val="003D3688"/>
    <w:rsid w:val="003E2682"/>
    <w:rsid w:val="003E2D61"/>
    <w:rsid w:val="003F3166"/>
    <w:rsid w:val="003F43D9"/>
    <w:rsid w:val="00401D1A"/>
    <w:rsid w:val="00405683"/>
    <w:rsid w:val="0042393E"/>
    <w:rsid w:val="0043460A"/>
    <w:rsid w:val="004367CB"/>
    <w:rsid w:val="004371B6"/>
    <w:rsid w:val="00440480"/>
    <w:rsid w:val="00444D83"/>
    <w:rsid w:val="0045684B"/>
    <w:rsid w:val="00457811"/>
    <w:rsid w:val="004604CF"/>
    <w:rsid w:val="00462241"/>
    <w:rsid w:val="00463CED"/>
    <w:rsid w:val="00470F5F"/>
    <w:rsid w:val="00472FC8"/>
    <w:rsid w:val="00474C60"/>
    <w:rsid w:val="00476DFB"/>
    <w:rsid w:val="004779CE"/>
    <w:rsid w:val="00480E30"/>
    <w:rsid w:val="004825F3"/>
    <w:rsid w:val="00483442"/>
    <w:rsid w:val="0049318D"/>
    <w:rsid w:val="00497A40"/>
    <w:rsid w:val="004A36EE"/>
    <w:rsid w:val="004A4A20"/>
    <w:rsid w:val="004A6408"/>
    <w:rsid w:val="004B0171"/>
    <w:rsid w:val="004B0ADE"/>
    <w:rsid w:val="004B108D"/>
    <w:rsid w:val="004B2BA6"/>
    <w:rsid w:val="004B346B"/>
    <w:rsid w:val="004B3FD5"/>
    <w:rsid w:val="004B4DE2"/>
    <w:rsid w:val="004C0B90"/>
    <w:rsid w:val="004C2E01"/>
    <w:rsid w:val="004C440C"/>
    <w:rsid w:val="004C5AF1"/>
    <w:rsid w:val="004D4A6F"/>
    <w:rsid w:val="004D55B5"/>
    <w:rsid w:val="004E027A"/>
    <w:rsid w:val="004E2778"/>
    <w:rsid w:val="004F03AC"/>
    <w:rsid w:val="004F0DB9"/>
    <w:rsid w:val="004F1D42"/>
    <w:rsid w:val="004F2597"/>
    <w:rsid w:val="004F3219"/>
    <w:rsid w:val="004F514E"/>
    <w:rsid w:val="004F569A"/>
    <w:rsid w:val="004F5F09"/>
    <w:rsid w:val="004F7421"/>
    <w:rsid w:val="004F7C44"/>
    <w:rsid w:val="00504911"/>
    <w:rsid w:val="005105AE"/>
    <w:rsid w:val="00511FBC"/>
    <w:rsid w:val="00514ED8"/>
    <w:rsid w:val="00515EFC"/>
    <w:rsid w:val="005173AC"/>
    <w:rsid w:val="00522634"/>
    <w:rsid w:val="00526F37"/>
    <w:rsid w:val="00542DD5"/>
    <w:rsid w:val="00542F54"/>
    <w:rsid w:val="005514FC"/>
    <w:rsid w:val="005529A7"/>
    <w:rsid w:val="005540E3"/>
    <w:rsid w:val="00554E2B"/>
    <w:rsid w:val="00557B73"/>
    <w:rsid w:val="00566C59"/>
    <w:rsid w:val="00571B3C"/>
    <w:rsid w:val="00571CA6"/>
    <w:rsid w:val="00572977"/>
    <w:rsid w:val="0058521D"/>
    <w:rsid w:val="0058793E"/>
    <w:rsid w:val="005927BE"/>
    <w:rsid w:val="00593CB2"/>
    <w:rsid w:val="005A0831"/>
    <w:rsid w:val="005A6A66"/>
    <w:rsid w:val="005B1C9B"/>
    <w:rsid w:val="005B4E27"/>
    <w:rsid w:val="005C0B83"/>
    <w:rsid w:val="005C23E7"/>
    <w:rsid w:val="005C5AD4"/>
    <w:rsid w:val="005D11CD"/>
    <w:rsid w:val="005D36FF"/>
    <w:rsid w:val="005E3E21"/>
    <w:rsid w:val="005E73B4"/>
    <w:rsid w:val="005F2562"/>
    <w:rsid w:val="005F2667"/>
    <w:rsid w:val="005F28D2"/>
    <w:rsid w:val="005F33A5"/>
    <w:rsid w:val="00601869"/>
    <w:rsid w:val="006069E8"/>
    <w:rsid w:val="00606CC6"/>
    <w:rsid w:val="00617FB5"/>
    <w:rsid w:val="0062356E"/>
    <w:rsid w:val="00626D4E"/>
    <w:rsid w:val="00630C85"/>
    <w:rsid w:val="0063126D"/>
    <w:rsid w:val="0065500E"/>
    <w:rsid w:val="0065793D"/>
    <w:rsid w:val="00660440"/>
    <w:rsid w:val="006616DA"/>
    <w:rsid w:val="00664380"/>
    <w:rsid w:val="0066440E"/>
    <w:rsid w:val="00665D91"/>
    <w:rsid w:val="006667D3"/>
    <w:rsid w:val="00667C70"/>
    <w:rsid w:val="0067046E"/>
    <w:rsid w:val="00675DF3"/>
    <w:rsid w:val="006876D2"/>
    <w:rsid w:val="00690A77"/>
    <w:rsid w:val="00691177"/>
    <w:rsid w:val="006926E6"/>
    <w:rsid w:val="00694836"/>
    <w:rsid w:val="006A008A"/>
    <w:rsid w:val="006A0BE5"/>
    <w:rsid w:val="006A0F05"/>
    <w:rsid w:val="006A5F36"/>
    <w:rsid w:val="006B4980"/>
    <w:rsid w:val="006B579A"/>
    <w:rsid w:val="006B7A74"/>
    <w:rsid w:val="006C44CA"/>
    <w:rsid w:val="006D0B61"/>
    <w:rsid w:val="006D0C19"/>
    <w:rsid w:val="006D1DE6"/>
    <w:rsid w:val="006D2AE1"/>
    <w:rsid w:val="006D3DAC"/>
    <w:rsid w:val="006D720C"/>
    <w:rsid w:val="006E26DD"/>
    <w:rsid w:val="006E4877"/>
    <w:rsid w:val="006E5261"/>
    <w:rsid w:val="006E6821"/>
    <w:rsid w:val="006E6997"/>
    <w:rsid w:val="006E7CB5"/>
    <w:rsid w:val="006E7D30"/>
    <w:rsid w:val="006F28CA"/>
    <w:rsid w:val="006F3720"/>
    <w:rsid w:val="006F39E3"/>
    <w:rsid w:val="00700C1E"/>
    <w:rsid w:val="0070254B"/>
    <w:rsid w:val="00704821"/>
    <w:rsid w:val="00704C7C"/>
    <w:rsid w:val="00704E7B"/>
    <w:rsid w:val="00705B70"/>
    <w:rsid w:val="00713E02"/>
    <w:rsid w:val="00716557"/>
    <w:rsid w:val="00720D17"/>
    <w:rsid w:val="007239FB"/>
    <w:rsid w:val="007248B1"/>
    <w:rsid w:val="007318F9"/>
    <w:rsid w:val="007356EB"/>
    <w:rsid w:val="00740C13"/>
    <w:rsid w:val="00740F7B"/>
    <w:rsid w:val="007422FA"/>
    <w:rsid w:val="00746CC3"/>
    <w:rsid w:val="00751186"/>
    <w:rsid w:val="007635A8"/>
    <w:rsid w:val="00775EDD"/>
    <w:rsid w:val="00781B51"/>
    <w:rsid w:val="00791E72"/>
    <w:rsid w:val="00795474"/>
    <w:rsid w:val="00796761"/>
    <w:rsid w:val="007A0037"/>
    <w:rsid w:val="007A3C49"/>
    <w:rsid w:val="007A412F"/>
    <w:rsid w:val="007A43B1"/>
    <w:rsid w:val="007A44CC"/>
    <w:rsid w:val="007B22C7"/>
    <w:rsid w:val="007B66B7"/>
    <w:rsid w:val="007C22E8"/>
    <w:rsid w:val="007C2584"/>
    <w:rsid w:val="007D0849"/>
    <w:rsid w:val="007D26A2"/>
    <w:rsid w:val="007E011D"/>
    <w:rsid w:val="007E1ED6"/>
    <w:rsid w:val="007E4762"/>
    <w:rsid w:val="00802865"/>
    <w:rsid w:val="008045D6"/>
    <w:rsid w:val="00807054"/>
    <w:rsid w:val="00811D64"/>
    <w:rsid w:val="00812306"/>
    <w:rsid w:val="0081555C"/>
    <w:rsid w:val="00815731"/>
    <w:rsid w:val="00816F8B"/>
    <w:rsid w:val="0082137B"/>
    <w:rsid w:val="008225FA"/>
    <w:rsid w:val="00832A67"/>
    <w:rsid w:val="00835942"/>
    <w:rsid w:val="00840CD8"/>
    <w:rsid w:val="0084469F"/>
    <w:rsid w:val="00845E97"/>
    <w:rsid w:val="0085380F"/>
    <w:rsid w:val="00854960"/>
    <w:rsid w:val="008630D3"/>
    <w:rsid w:val="008707D6"/>
    <w:rsid w:val="00875320"/>
    <w:rsid w:val="00876269"/>
    <w:rsid w:val="00882D31"/>
    <w:rsid w:val="008846E8"/>
    <w:rsid w:val="008907AE"/>
    <w:rsid w:val="00891FA8"/>
    <w:rsid w:val="00894025"/>
    <w:rsid w:val="00894C13"/>
    <w:rsid w:val="008A1187"/>
    <w:rsid w:val="008A11EE"/>
    <w:rsid w:val="008A3102"/>
    <w:rsid w:val="008A4F61"/>
    <w:rsid w:val="008A5B62"/>
    <w:rsid w:val="008B4CA2"/>
    <w:rsid w:val="008D0130"/>
    <w:rsid w:val="008D03E2"/>
    <w:rsid w:val="008D1F21"/>
    <w:rsid w:val="008D224A"/>
    <w:rsid w:val="008D3574"/>
    <w:rsid w:val="008E0CBF"/>
    <w:rsid w:val="008E6F68"/>
    <w:rsid w:val="008E7C31"/>
    <w:rsid w:val="008F2178"/>
    <w:rsid w:val="008F39A8"/>
    <w:rsid w:val="008F4983"/>
    <w:rsid w:val="008F5B12"/>
    <w:rsid w:val="008F6340"/>
    <w:rsid w:val="00912F65"/>
    <w:rsid w:val="009133A6"/>
    <w:rsid w:val="009204B4"/>
    <w:rsid w:val="0092248D"/>
    <w:rsid w:val="00933A54"/>
    <w:rsid w:val="00934184"/>
    <w:rsid w:val="009379F6"/>
    <w:rsid w:val="00941350"/>
    <w:rsid w:val="009444C7"/>
    <w:rsid w:val="0094526E"/>
    <w:rsid w:val="00946778"/>
    <w:rsid w:val="00953169"/>
    <w:rsid w:val="0096057B"/>
    <w:rsid w:val="00963408"/>
    <w:rsid w:val="00965C7B"/>
    <w:rsid w:val="00970FBB"/>
    <w:rsid w:val="0097633A"/>
    <w:rsid w:val="00976E2D"/>
    <w:rsid w:val="009779A1"/>
    <w:rsid w:val="00980526"/>
    <w:rsid w:val="00981C0C"/>
    <w:rsid w:val="00984A83"/>
    <w:rsid w:val="00985682"/>
    <w:rsid w:val="00985AE6"/>
    <w:rsid w:val="0099006C"/>
    <w:rsid w:val="00992CB8"/>
    <w:rsid w:val="009A0B78"/>
    <w:rsid w:val="009A16DC"/>
    <w:rsid w:val="009A349A"/>
    <w:rsid w:val="009B66C9"/>
    <w:rsid w:val="009C164A"/>
    <w:rsid w:val="009D2F96"/>
    <w:rsid w:val="009D5427"/>
    <w:rsid w:val="009F4308"/>
    <w:rsid w:val="009F7E4D"/>
    <w:rsid w:val="00A02891"/>
    <w:rsid w:val="00A04A16"/>
    <w:rsid w:val="00A0716F"/>
    <w:rsid w:val="00A160A8"/>
    <w:rsid w:val="00A27E9D"/>
    <w:rsid w:val="00A30A97"/>
    <w:rsid w:val="00A315D3"/>
    <w:rsid w:val="00A3743D"/>
    <w:rsid w:val="00A45453"/>
    <w:rsid w:val="00A513F1"/>
    <w:rsid w:val="00A51C90"/>
    <w:rsid w:val="00A55781"/>
    <w:rsid w:val="00A5704C"/>
    <w:rsid w:val="00A6704B"/>
    <w:rsid w:val="00A71F5B"/>
    <w:rsid w:val="00A740B0"/>
    <w:rsid w:val="00A809DC"/>
    <w:rsid w:val="00A85009"/>
    <w:rsid w:val="00A850E4"/>
    <w:rsid w:val="00A96A50"/>
    <w:rsid w:val="00AA3F7E"/>
    <w:rsid w:val="00AA67C2"/>
    <w:rsid w:val="00AA7900"/>
    <w:rsid w:val="00AB15AF"/>
    <w:rsid w:val="00AB3307"/>
    <w:rsid w:val="00AB6908"/>
    <w:rsid w:val="00AB728F"/>
    <w:rsid w:val="00AB7B57"/>
    <w:rsid w:val="00AC059E"/>
    <w:rsid w:val="00AC5B9C"/>
    <w:rsid w:val="00AD1746"/>
    <w:rsid w:val="00AD4E3F"/>
    <w:rsid w:val="00AD76EC"/>
    <w:rsid w:val="00AE2724"/>
    <w:rsid w:val="00AE3406"/>
    <w:rsid w:val="00AE7237"/>
    <w:rsid w:val="00AE7AB1"/>
    <w:rsid w:val="00AE7EEC"/>
    <w:rsid w:val="00AF4E21"/>
    <w:rsid w:val="00AF5E27"/>
    <w:rsid w:val="00AF7A7A"/>
    <w:rsid w:val="00B11229"/>
    <w:rsid w:val="00B125DA"/>
    <w:rsid w:val="00B12668"/>
    <w:rsid w:val="00B14D90"/>
    <w:rsid w:val="00B15B6A"/>
    <w:rsid w:val="00B16FF8"/>
    <w:rsid w:val="00B1759F"/>
    <w:rsid w:val="00B21640"/>
    <w:rsid w:val="00B309F0"/>
    <w:rsid w:val="00B37AED"/>
    <w:rsid w:val="00B438DD"/>
    <w:rsid w:val="00B47E04"/>
    <w:rsid w:val="00B527D9"/>
    <w:rsid w:val="00B54462"/>
    <w:rsid w:val="00B569D9"/>
    <w:rsid w:val="00B56A05"/>
    <w:rsid w:val="00B60A94"/>
    <w:rsid w:val="00B635B0"/>
    <w:rsid w:val="00B65E79"/>
    <w:rsid w:val="00B666D8"/>
    <w:rsid w:val="00B70C1E"/>
    <w:rsid w:val="00B70E84"/>
    <w:rsid w:val="00B718F7"/>
    <w:rsid w:val="00B725B5"/>
    <w:rsid w:val="00B7281E"/>
    <w:rsid w:val="00B75167"/>
    <w:rsid w:val="00B76099"/>
    <w:rsid w:val="00B85E55"/>
    <w:rsid w:val="00B85F6D"/>
    <w:rsid w:val="00B85FD3"/>
    <w:rsid w:val="00B924C4"/>
    <w:rsid w:val="00B953D9"/>
    <w:rsid w:val="00B953F6"/>
    <w:rsid w:val="00B9628B"/>
    <w:rsid w:val="00B970BB"/>
    <w:rsid w:val="00B97C00"/>
    <w:rsid w:val="00BA07A4"/>
    <w:rsid w:val="00BA41CE"/>
    <w:rsid w:val="00BA5A29"/>
    <w:rsid w:val="00BA7A15"/>
    <w:rsid w:val="00BB70B2"/>
    <w:rsid w:val="00BC20C4"/>
    <w:rsid w:val="00BC6B5B"/>
    <w:rsid w:val="00BD13EF"/>
    <w:rsid w:val="00BE1FA4"/>
    <w:rsid w:val="00BE26F8"/>
    <w:rsid w:val="00BE2C3F"/>
    <w:rsid w:val="00BF472D"/>
    <w:rsid w:val="00BF4FAC"/>
    <w:rsid w:val="00C06A1C"/>
    <w:rsid w:val="00C14342"/>
    <w:rsid w:val="00C158D0"/>
    <w:rsid w:val="00C234EA"/>
    <w:rsid w:val="00C26A57"/>
    <w:rsid w:val="00C272ED"/>
    <w:rsid w:val="00C31785"/>
    <w:rsid w:val="00C31D49"/>
    <w:rsid w:val="00C323AD"/>
    <w:rsid w:val="00C373C7"/>
    <w:rsid w:val="00C43BAE"/>
    <w:rsid w:val="00C46A99"/>
    <w:rsid w:val="00C47A39"/>
    <w:rsid w:val="00C510FC"/>
    <w:rsid w:val="00C565B1"/>
    <w:rsid w:val="00C60FB9"/>
    <w:rsid w:val="00C655DA"/>
    <w:rsid w:val="00C665A7"/>
    <w:rsid w:val="00C677D8"/>
    <w:rsid w:val="00C7294B"/>
    <w:rsid w:val="00C74E6F"/>
    <w:rsid w:val="00C759F6"/>
    <w:rsid w:val="00C76380"/>
    <w:rsid w:val="00C77764"/>
    <w:rsid w:val="00C81031"/>
    <w:rsid w:val="00C860B3"/>
    <w:rsid w:val="00C872AA"/>
    <w:rsid w:val="00C877C5"/>
    <w:rsid w:val="00C9142A"/>
    <w:rsid w:val="00C964D0"/>
    <w:rsid w:val="00CA20F5"/>
    <w:rsid w:val="00CA30FA"/>
    <w:rsid w:val="00CA41F7"/>
    <w:rsid w:val="00CA4CF8"/>
    <w:rsid w:val="00CA5AA7"/>
    <w:rsid w:val="00CA6072"/>
    <w:rsid w:val="00CA781A"/>
    <w:rsid w:val="00CB0E2F"/>
    <w:rsid w:val="00CB28E3"/>
    <w:rsid w:val="00CB2E47"/>
    <w:rsid w:val="00CB466F"/>
    <w:rsid w:val="00CB7252"/>
    <w:rsid w:val="00CC1FB7"/>
    <w:rsid w:val="00CC6930"/>
    <w:rsid w:val="00CC7C9B"/>
    <w:rsid w:val="00CD1138"/>
    <w:rsid w:val="00CD1F7F"/>
    <w:rsid w:val="00CD224D"/>
    <w:rsid w:val="00CD3BE8"/>
    <w:rsid w:val="00CD6B9D"/>
    <w:rsid w:val="00CD755E"/>
    <w:rsid w:val="00CE4344"/>
    <w:rsid w:val="00CF1EE0"/>
    <w:rsid w:val="00CF52F5"/>
    <w:rsid w:val="00D04236"/>
    <w:rsid w:val="00D04B43"/>
    <w:rsid w:val="00D126AD"/>
    <w:rsid w:val="00D139E5"/>
    <w:rsid w:val="00D1693B"/>
    <w:rsid w:val="00D26C60"/>
    <w:rsid w:val="00D279B0"/>
    <w:rsid w:val="00D36AF3"/>
    <w:rsid w:val="00D40C78"/>
    <w:rsid w:val="00D5132D"/>
    <w:rsid w:val="00D52AAB"/>
    <w:rsid w:val="00D53231"/>
    <w:rsid w:val="00D56C05"/>
    <w:rsid w:val="00D5797D"/>
    <w:rsid w:val="00D57E13"/>
    <w:rsid w:val="00D618B3"/>
    <w:rsid w:val="00D6296D"/>
    <w:rsid w:val="00D65828"/>
    <w:rsid w:val="00D700CE"/>
    <w:rsid w:val="00D70E6B"/>
    <w:rsid w:val="00D7121C"/>
    <w:rsid w:val="00D773D8"/>
    <w:rsid w:val="00D77C93"/>
    <w:rsid w:val="00D80F3E"/>
    <w:rsid w:val="00D8290E"/>
    <w:rsid w:val="00D8683E"/>
    <w:rsid w:val="00D94151"/>
    <w:rsid w:val="00DA2394"/>
    <w:rsid w:val="00DA2FA7"/>
    <w:rsid w:val="00DB5AF1"/>
    <w:rsid w:val="00DC34E2"/>
    <w:rsid w:val="00DC5917"/>
    <w:rsid w:val="00DD16D3"/>
    <w:rsid w:val="00DD3C14"/>
    <w:rsid w:val="00DD55B9"/>
    <w:rsid w:val="00DE07CE"/>
    <w:rsid w:val="00DE2B3D"/>
    <w:rsid w:val="00DE64B2"/>
    <w:rsid w:val="00DF1D12"/>
    <w:rsid w:val="00DF5616"/>
    <w:rsid w:val="00DF64FE"/>
    <w:rsid w:val="00DF731F"/>
    <w:rsid w:val="00E06092"/>
    <w:rsid w:val="00E113F8"/>
    <w:rsid w:val="00E15667"/>
    <w:rsid w:val="00E1629E"/>
    <w:rsid w:val="00E16C47"/>
    <w:rsid w:val="00E17063"/>
    <w:rsid w:val="00E240B1"/>
    <w:rsid w:val="00E248F4"/>
    <w:rsid w:val="00E30FC8"/>
    <w:rsid w:val="00E33EAA"/>
    <w:rsid w:val="00E34528"/>
    <w:rsid w:val="00E3750B"/>
    <w:rsid w:val="00E430A3"/>
    <w:rsid w:val="00E4752B"/>
    <w:rsid w:val="00E475EF"/>
    <w:rsid w:val="00E52260"/>
    <w:rsid w:val="00E52BE3"/>
    <w:rsid w:val="00E56020"/>
    <w:rsid w:val="00E56AA3"/>
    <w:rsid w:val="00E6040A"/>
    <w:rsid w:val="00E63510"/>
    <w:rsid w:val="00E64A8E"/>
    <w:rsid w:val="00E72FD5"/>
    <w:rsid w:val="00E74B0F"/>
    <w:rsid w:val="00E76AFA"/>
    <w:rsid w:val="00E844B9"/>
    <w:rsid w:val="00E86EF3"/>
    <w:rsid w:val="00E86EF4"/>
    <w:rsid w:val="00E90585"/>
    <w:rsid w:val="00E90FDD"/>
    <w:rsid w:val="00E927E2"/>
    <w:rsid w:val="00EA057C"/>
    <w:rsid w:val="00EA70E4"/>
    <w:rsid w:val="00EB0ACF"/>
    <w:rsid w:val="00EB22DD"/>
    <w:rsid w:val="00EC07F7"/>
    <w:rsid w:val="00EC3881"/>
    <w:rsid w:val="00EC38E4"/>
    <w:rsid w:val="00EC5AF9"/>
    <w:rsid w:val="00ED16AE"/>
    <w:rsid w:val="00ED3EFD"/>
    <w:rsid w:val="00EE133F"/>
    <w:rsid w:val="00EE2D59"/>
    <w:rsid w:val="00EF006F"/>
    <w:rsid w:val="00EF0529"/>
    <w:rsid w:val="00EF38EE"/>
    <w:rsid w:val="00EF52D1"/>
    <w:rsid w:val="00EF5A94"/>
    <w:rsid w:val="00F0224A"/>
    <w:rsid w:val="00F03C80"/>
    <w:rsid w:val="00F11745"/>
    <w:rsid w:val="00F16D31"/>
    <w:rsid w:val="00F23A53"/>
    <w:rsid w:val="00F27849"/>
    <w:rsid w:val="00F278B6"/>
    <w:rsid w:val="00F3020A"/>
    <w:rsid w:val="00F312E7"/>
    <w:rsid w:val="00F434FF"/>
    <w:rsid w:val="00F43A6A"/>
    <w:rsid w:val="00F50F2A"/>
    <w:rsid w:val="00F56203"/>
    <w:rsid w:val="00F652CF"/>
    <w:rsid w:val="00F71A5A"/>
    <w:rsid w:val="00F7262F"/>
    <w:rsid w:val="00F72828"/>
    <w:rsid w:val="00F7497B"/>
    <w:rsid w:val="00F7578E"/>
    <w:rsid w:val="00F86352"/>
    <w:rsid w:val="00F94DEB"/>
    <w:rsid w:val="00F94F03"/>
    <w:rsid w:val="00F96DDE"/>
    <w:rsid w:val="00FA3E8C"/>
    <w:rsid w:val="00FA7AD5"/>
    <w:rsid w:val="00FB02EE"/>
    <w:rsid w:val="00FB32B5"/>
    <w:rsid w:val="00FB3AF0"/>
    <w:rsid w:val="00FB6D7C"/>
    <w:rsid w:val="00FC62EF"/>
    <w:rsid w:val="00FD0055"/>
    <w:rsid w:val="00FD1B62"/>
    <w:rsid w:val="00FD587D"/>
    <w:rsid w:val="00FE2B02"/>
    <w:rsid w:val="00FF0C6A"/>
    <w:rsid w:val="00FF11FB"/>
    <w:rsid w:val="00FF44D4"/>
    <w:rsid w:val="00FF4F70"/>
    <w:rsid w:val="00FF627D"/>
  </w:rsids>
  <m:mathPr>
    <m:mathFont m:val="Cambria Math"/>
    <m:brkBin m:val="before"/>
    <m:brkBinSub m:val="--"/>
    <m:smallFrac m:val="0"/>
    <m:dispDef/>
    <m:lMargin m:val="0"/>
    <m:rMargin m:val="0"/>
    <m:defJc m:val="centerGroup"/>
    <m:wrapIndent m:val="1440"/>
    <m:intLim m:val="subSup"/>
    <m:naryLim m:val="undOvr"/>
  </m:mathPr>
  <w:themeFontLang w:val="en-I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8EE372C"/>
  <w15:chartTrackingRefBased/>
  <w15:docId w15:val="{23850FDB-C6E2-1547-B239-245C6F628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A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121C"/>
    <w:rPr>
      <w:color w:val="666666"/>
    </w:rPr>
  </w:style>
  <w:style w:type="character" w:customStyle="1" w:styleId="Heading1Char">
    <w:name w:val="Heading 1 Char"/>
    <w:basedOn w:val="DefaultParagraphFont"/>
    <w:link w:val="Heading1"/>
    <w:uiPriority w:val="9"/>
    <w:rsid w:val="002A1D3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2A1D3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A1D3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A1D3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A1D3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A1D3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A1D3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A1D3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A1D3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A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3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A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3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A1D3B"/>
    <w:pPr>
      <w:spacing w:before="160"/>
      <w:jc w:val="center"/>
    </w:pPr>
    <w:rPr>
      <w:i/>
      <w:iCs/>
      <w:color w:val="404040" w:themeColor="text1" w:themeTint="BF"/>
    </w:rPr>
  </w:style>
  <w:style w:type="character" w:customStyle="1" w:styleId="QuoteChar">
    <w:name w:val="Quote Char"/>
    <w:basedOn w:val="DefaultParagraphFont"/>
    <w:link w:val="Quote"/>
    <w:uiPriority w:val="29"/>
    <w:rsid w:val="002A1D3B"/>
    <w:rPr>
      <w:i/>
      <w:iCs/>
      <w:color w:val="404040" w:themeColor="text1" w:themeTint="BF"/>
      <w:lang w:val="en-US"/>
    </w:rPr>
  </w:style>
  <w:style w:type="paragraph" w:styleId="ListParagraph">
    <w:name w:val="List Paragraph"/>
    <w:basedOn w:val="Normal"/>
    <w:uiPriority w:val="34"/>
    <w:qFormat/>
    <w:rsid w:val="002A1D3B"/>
    <w:pPr>
      <w:ind w:left="720"/>
      <w:contextualSpacing/>
    </w:pPr>
  </w:style>
  <w:style w:type="character" w:styleId="IntenseEmphasis">
    <w:name w:val="Intense Emphasis"/>
    <w:basedOn w:val="DefaultParagraphFont"/>
    <w:uiPriority w:val="21"/>
    <w:qFormat/>
    <w:rsid w:val="002A1D3B"/>
    <w:rPr>
      <w:i/>
      <w:iCs/>
      <w:color w:val="0F4761" w:themeColor="accent1" w:themeShade="BF"/>
    </w:rPr>
  </w:style>
  <w:style w:type="paragraph" w:styleId="IntenseQuote">
    <w:name w:val="Intense Quote"/>
    <w:basedOn w:val="Normal"/>
    <w:next w:val="Normal"/>
    <w:link w:val="IntenseQuoteChar"/>
    <w:uiPriority w:val="30"/>
    <w:qFormat/>
    <w:rsid w:val="002A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D3B"/>
    <w:rPr>
      <w:i/>
      <w:iCs/>
      <w:color w:val="0F4761" w:themeColor="accent1" w:themeShade="BF"/>
      <w:lang w:val="en-US"/>
    </w:rPr>
  </w:style>
  <w:style w:type="character" w:styleId="IntenseReference">
    <w:name w:val="Intense Reference"/>
    <w:basedOn w:val="DefaultParagraphFont"/>
    <w:uiPriority w:val="32"/>
    <w:qFormat/>
    <w:rsid w:val="002A1D3B"/>
    <w:rPr>
      <w:b/>
      <w:bCs/>
      <w:smallCaps/>
      <w:color w:val="0F4761" w:themeColor="accent1" w:themeShade="BF"/>
      <w:spacing w:val="5"/>
    </w:rPr>
  </w:style>
  <w:style w:type="paragraph" w:styleId="Revision">
    <w:name w:val="Revision"/>
    <w:hidden/>
    <w:uiPriority w:val="99"/>
    <w:semiHidden/>
    <w:rsid w:val="009F7E4D"/>
    <w:pPr>
      <w:spacing w:after="0" w:line="240" w:lineRule="auto"/>
    </w:pPr>
    <w:rPr>
      <w:lang w:val="en-US"/>
    </w:rPr>
  </w:style>
  <w:style w:type="character" w:customStyle="1" w:styleId="horizontal-container">
    <w:name w:val="horizontal-container"/>
    <w:basedOn w:val="DefaultParagraphFont"/>
    <w:rsid w:val="00ED3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95D63-1FB4-1442-A95D-3A312495A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7</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Avishai Barnoy</dc:creator>
  <cp:keywords/>
  <dc:description/>
  <cp:lastModifiedBy>Avishai Barnoy</cp:lastModifiedBy>
  <cp:revision>129</cp:revision>
  <cp:lastPrinted>2026-06-18T08:15:00Z</cp:lastPrinted>
  <dcterms:created xsi:type="dcterms:W3CDTF">2026-06-11T18:38:00Z</dcterms:created>
  <dcterms:modified xsi:type="dcterms:W3CDTF">2026-06-18T19:48:00Z</dcterms:modified>
</cp:coreProperties>
</file>